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220B5" w14:textId="77777777" w:rsidR="001F2640" w:rsidRDefault="00000000">
      <w:pPr>
        <w:jc w:val="center"/>
        <w:rPr>
          <w:b/>
          <w:sz w:val="28"/>
          <w:szCs w:val="24"/>
        </w:rPr>
      </w:pPr>
      <w:bookmarkStart w:id="0" w:name="PATENT_LICENSE_AGREEMENT"/>
      <w:bookmarkEnd w:id="0"/>
      <w:r>
        <w:rPr>
          <w:b/>
          <w:sz w:val="28"/>
          <w:szCs w:val="24"/>
        </w:rPr>
        <w:t>PATENT LICENSE AGREEMENT</w:t>
      </w:r>
    </w:p>
    <w:p w14:paraId="533DB2FE" w14:textId="77777777" w:rsidR="001F2640" w:rsidRDefault="001F2640">
      <w:pPr>
        <w:rPr>
          <w:b/>
          <w:sz w:val="28"/>
          <w:szCs w:val="24"/>
        </w:rPr>
      </w:pPr>
    </w:p>
    <w:p w14:paraId="0108A20E" w14:textId="77777777" w:rsidR="001F2640" w:rsidRDefault="001F2640">
      <w:pPr>
        <w:pStyle w:val="BodyText"/>
        <w:spacing w:before="10"/>
        <w:rPr>
          <w:b/>
        </w:rPr>
      </w:pPr>
    </w:p>
    <w:p w14:paraId="433D9627" w14:textId="77777777" w:rsidR="001F2640" w:rsidRDefault="00000000">
      <w:pPr>
        <w:pStyle w:val="BodyText"/>
        <w:tabs>
          <w:tab w:val="left" w:pos="2280"/>
          <w:tab w:val="left" w:pos="8451"/>
        </w:tabs>
        <w:spacing w:before="41" w:line="276" w:lineRule="auto"/>
        <w:ind w:left="240" w:right="1227"/>
        <w:jc w:val="both"/>
      </w:pPr>
      <w:r>
        <w:t>This Patent License Agreement (“Agreement”) is entered into effective as of this day of</w:t>
      </w:r>
    </w:p>
    <w:p w14:paraId="2CB6304F" w14:textId="74C8A06B" w:rsidR="001F2640" w:rsidRDefault="00000000">
      <w:pPr>
        <w:pStyle w:val="BodyText"/>
        <w:tabs>
          <w:tab w:val="left" w:pos="2280"/>
          <w:tab w:val="left" w:pos="8451"/>
        </w:tabs>
        <w:spacing w:before="41" w:line="276" w:lineRule="auto"/>
        <w:ind w:left="240" w:right="1227"/>
        <w:jc w:val="both"/>
      </w:pPr>
      <w:r>
        <w:t xml:space="preserve">[ </w:t>
      </w:r>
      <w:r w:rsidR="00096041">
        <w:rPr>
          <w:rFonts w:eastAsia="SimSun"/>
          <w:lang w:eastAsia="zh-CN"/>
        </w:rPr>
        <w:t>15</w:t>
      </w:r>
      <w:r>
        <w:rPr>
          <w:rFonts w:eastAsia="SimSun" w:hint="eastAsia"/>
          <w:vertAlign w:val="superscript"/>
          <w:lang w:eastAsia="zh-CN"/>
        </w:rPr>
        <w:t>th</w:t>
      </w:r>
      <w:r>
        <w:rPr>
          <w:rFonts w:eastAsia="SimSun" w:hint="eastAsia"/>
          <w:lang w:eastAsia="zh-CN"/>
        </w:rPr>
        <w:t xml:space="preserve"> </w:t>
      </w:r>
      <w:r w:rsidR="00096041">
        <w:rPr>
          <w:rFonts w:eastAsia="SimSun"/>
          <w:lang w:eastAsia="zh-CN"/>
        </w:rPr>
        <w:t>May</w:t>
      </w:r>
      <w:r>
        <w:rPr>
          <w:rFonts w:eastAsia="SimSun" w:hint="eastAsia"/>
          <w:lang w:eastAsia="zh-CN"/>
        </w:rPr>
        <w:t xml:space="preserve"> </w:t>
      </w:r>
      <w:r>
        <w:t>], 202</w:t>
      </w:r>
      <w:r>
        <w:rPr>
          <w:rFonts w:eastAsia="SimSun" w:hint="eastAsia"/>
          <w:lang w:eastAsia="zh-CN"/>
        </w:rPr>
        <w:t>6</w:t>
      </w:r>
      <w:r>
        <w:t xml:space="preserve">, (the “Effective Date”), by and between </w:t>
      </w:r>
      <w:proofErr w:type="spellStart"/>
      <w:r>
        <w:rPr>
          <w:rFonts w:hint="eastAsia"/>
        </w:rPr>
        <w:t>Hytto</w:t>
      </w:r>
      <w:proofErr w:type="spellEnd"/>
      <w:r>
        <w:rPr>
          <w:rFonts w:hint="eastAsia"/>
        </w:rPr>
        <w:t xml:space="preserve"> Pte. Ltd</w:t>
      </w:r>
      <w:r>
        <w:t>. and its affiliates (the</w:t>
      </w:r>
      <w:r>
        <w:rPr>
          <w:spacing w:val="-13"/>
        </w:rPr>
        <w:t xml:space="preserve"> </w:t>
      </w:r>
      <w:r>
        <w:t>“Licensor” or “We”),</w:t>
      </w:r>
      <w:r>
        <w:rPr>
          <w:spacing w:val="-1"/>
        </w:rPr>
        <w:t xml:space="preserve"> </w:t>
      </w:r>
      <w:r>
        <w:t>and</w:t>
      </w:r>
      <w:r>
        <w:rPr>
          <w:u w:val="single"/>
        </w:rPr>
        <w:t xml:space="preserve"> the </w:t>
      </w:r>
      <w:r>
        <w:rPr>
          <w:rFonts w:hint="eastAsia"/>
          <w:u w:val="single"/>
        </w:rPr>
        <w:t>undersigned applicant (</w:t>
      </w:r>
      <w:r>
        <w:rPr>
          <w:u w:val="single"/>
        </w:rPr>
        <w:t xml:space="preserve">the </w:t>
      </w:r>
      <w:r>
        <w:rPr>
          <w:rFonts w:hint="eastAsia"/>
          <w:u w:val="single"/>
        </w:rPr>
        <w:t>“</w:t>
      </w:r>
      <w:r>
        <w:rPr>
          <w:u w:val="single"/>
        </w:rPr>
        <w:t>Licensee</w:t>
      </w:r>
      <w:r>
        <w:rPr>
          <w:rFonts w:hint="eastAsia"/>
          <w:u w:val="single"/>
        </w:rPr>
        <w:t>” or “You”)</w:t>
      </w:r>
      <w:r>
        <w:t>, (each a “Party” and collectively the</w:t>
      </w:r>
      <w:r>
        <w:rPr>
          <w:spacing w:val="-3"/>
        </w:rPr>
        <w:t xml:space="preserve"> </w:t>
      </w:r>
      <w:r>
        <w:t>“Parties”).</w:t>
      </w:r>
    </w:p>
    <w:p w14:paraId="64681958" w14:textId="77777777" w:rsidR="001F2640" w:rsidRDefault="001F2640">
      <w:pPr>
        <w:pStyle w:val="BodyText"/>
        <w:tabs>
          <w:tab w:val="left" w:pos="2280"/>
          <w:tab w:val="left" w:pos="8451"/>
        </w:tabs>
        <w:spacing w:before="41" w:line="276" w:lineRule="auto"/>
        <w:ind w:left="240" w:right="1227"/>
        <w:jc w:val="both"/>
      </w:pPr>
    </w:p>
    <w:p w14:paraId="08A12C39" w14:textId="77777777" w:rsidR="001F2640" w:rsidRDefault="00000000">
      <w:pPr>
        <w:pStyle w:val="BodyText"/>
        <w:tabs>
          <w:tab w:val="left" w:pos="2280"/>
          <w:tab w:val="left" w:pos="8451"/>
        </w:tabs>
        <w:spacing w:before="41" w:line="276" w:lineRule="auto"/>
        <w:ind w:left="240" w:right="1227"/>
        <w:jc w:val="both"/>
        <w:rPr>
          <w:ins w:id="1" w:author="ost-F" w:date="2025-11-17T09:04:00Z"/>
        </w:rPr>
      </w:pPr>
      <w:r>
        <w:t xml:space="preserve">By providing Us with the following </w:t>
      </w:r>
      <w:r>
        <w:rPr>
          <w:rFonts w:hint="eastAsia"/>
          <w:lang w:eastAsia="zh-Hans"/>
        </w:rPr>
        <w:t>Licensee</w:t>
      </w:r>
      <w:r>
        <w:rPr>
          <w:lang w:eastAsia="zh-Hans"/>
        </w:rPr>
        <w:t xml:space="preserve">’s </w:t>
      </w:r>
      <w:r>
        <w:t xml:space="preserve">information, you are consenting to be bound by the terms and conditions of the Agreement. </w:t>
      </w:r>
      <w:r>
        <w:rPr>
          <w:rFonts w:hint="eastAsia"/>
          <w:lang w:eastAsia="zh-Hans"/>
        </w:rPr>
        <w:t>Licensee</w:t>
      </w:r>
      <w:r>
        <w:rPr>
          <w:lang w:eastAsia="zh-Hans"/>
        </w:rPr>
        <w:t xml:space="preserve">’s </w:t>
      </w:r>
      <w:r>
        <w:t>information will be documented as below. </w:t>
      </w:r>
    </w:p>
    <w:p w14:paraId="2A2A45B9" w14:textId="77777777" w:rsidR="001F2640" w:rsidRDefault="001F2640">
      <w:pPr>
        <w:pStyle w:val="BodyText"/>
        <w:tabs>
          <w:tab w:val="left" w:pos="2280"/>
          <w:tab w:val="left" w:pos="8451"/>
        </w:tabs>
        <w:spacing w:before="41" w:line="276" w:lineRule="auto"/>
        <w:ind w:left="240" w:right="1227"/>
        <w:jc w:val="both"/>
      </w:pPr>
    </w:p>
    <w:tbl>
      <w:tblPr>
        <w:tblW w:w="9308" w:type="dxa"/>
        <w:jc w:val="center"/>
        <w:tblCellMar>
          <w:top w:w="15" w:type="dxa"/>
          <w:left w:w="15" w:type="dxa"/>
          <w:bottom w:w="15" w:type="dxa"/>
          <w:right w:w="15" w:type="dxa"/>
        </w:tblCellMar>
        <w:tblLook w:val="04A0" w:firstRow="1" w:lastRow="0" w:firstColumn="1" w:lastColumn="0" w:noHBand="0" w:noVBand="1"/>
      </w:tblPr>
      <w:tblGrid>
        <w:gridCol w:w="4234"/>
        <w:gridCol w:w="5074"/>
      </w:tblGrid>
      <w:tr w:rsidR="001F2640" w14:paraId="4C5846E5" w14:textId="77777777">
        <w:trPr>
          <w:jc w:val="center"/>
        </w:trPr>
        <w:tc>
          <w:tcPr>
            <w:tcW w:w="423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32C19AD5" w14:textId="77777777" w:rsidR="001F2640" w:rsidRDefault="00000000">
            <w:pPr>
              <w:widowControl/>
              <w:snapToGrid w:val="0"/>
              <w:spacing w:line="304" w:lineRule="atLeast"/>
              <w:rPr>
                <w:sz w:val="24"/>
              </w:rPr>
            </w:pPr>
            <w:r>
              <w:rPr>
                <w:sz w:val="24"/>
              </w:rPr>
              <w:t>[Company Name]</w:t>
            </w:r>
          </w:p>
          <w:p w14:paraId="485DA1F0" w14:textId="77777777" w:rsidR="001F2640" w:rsidRDefault="001F2640">
            <w:pPr>
              <w:widowControl/>
              <w:snapToGrid w:val="0"/>
              <w:spacing w:line="304" w:lineRule="atLeast"/>
              <w:rPr>
                <w:sz w:val="24"/>
              </w:rPr>
            </w:pPr>
          </w:p>
        </w:tc>
        <w:tc>
          <w:tcPr>
            <w:tcW w:w="507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4B1A55BE" w14:textId="77777777" w:rsidR="001F2640" w:rsidRDefault="00000000">
            <w:pPr>
              <w:widowControl/>
              <w:snapToGrid w:val="0"/>
              <w:spacing w:line="304" w:lineRule="atLeast"/>
              <w:rPr>
                <w:sz w:val="24"/>
              </w:rPr>
            </w:pPr>
            <w:r>
              <w:rPr>
                <w:sz w:val="24"/>
              </w:rPr>
              <w:t xml:space="preserve">[Representative </w:t>
            </w:r>
            <w:r>
              <w:rPr>
                <w:sz w:val="24"/>
                <w:lang w:eastAsia="zh-Hans"/>
              </w:rPr>
              <w:t>E</w:t>
            </w:r>
            <w:r>
              <w:rPr>
                <w:sz w:val="24"/>
                <w:u w:val="single"/>
                <w:lang w:eastAsia="zh-Hans"/>
              </w:rPr>
              <w:t>-Signature</w:t>
            </w:r>
            <w:r>
              <w:rPr>
                <w:sz w:val="24"/>
              </w:rPr>
              <w:t>]</w:t>
            </w:r>
          </w:p>
        </w:tc>
      </w:tr>
      <w:tr w:rsidR="001F2640" w14:paraId="720D10BA" w14:textId="77777777">
        <w:trPr>
          <w:jc w:val="center"/>
        </w:trPr>
        <w:tc>
          <w:tcPr>
            <w:tcW w:w="423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71A4961B" w14:textId="77777777" w:rsidR="001F2640" w:rsidRDefault="00000000">
            <w:pPr>
              <w:widowControl/>
              <w:snapToGrid w:val="0"/>
              <w:spacing w:line="304" w:lineRule="atLeast"/>
              <w:rPr>
                <w:sz w:val="24"/>
              </w:rPr>
            </w:pPr>
            <w:r>
              <w:rPr>
                <w:sz w:val="24"/>
              </w:rPr>
              <w:t>[Company Registration No.]</w:t>
            </w:r>
          </w:p>
          <w:p w14:paraId="521F7E9F" w14:textId="77777777" w:rsidR="001F2640" w:rsidRDefault="001F2640">
            <w:pPr>
              <w:widowControl/>
              <w:snapToGrid w:val="0"/>
              <w:spacing w:line="304" w:lineRule="atLeast"/>
              <w:rPr>
                <w:sz w:val="24"/>
              </w:rPr>
            </w:pPr>
          </w:p>
        </w:tc>
        <w:tc>
          <w:tcPr>
            <w:tcW w:w="507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1D497A7F" w14:textId="77777777" w:rsidR="001F2640" w:rsidRDefault="00000000">
            <w:pPr>
              <w:widowControl/>
              <w:snapToGrid w:val="0"/>
              <w:spacing w:line="304" w:lineRule="atLeast"/>
              <w:rPr>
                <w:sz w:val="24"/>
              </w:rPr>
            </w:pPr>
            <w:r>
              <w:rPr>
                <w:sz w:val="24"/>
              </w:rPr>
              <w:t>[Country/ State of Incorporation]</w:t>
            </w:r>
          </w:p>
          <w:p w14:paraId="26ED20B9" w14:textId="77777777" w:rsidR="001F2640" w:rsidRDefault="001F2640">
            <w:pPr>
              <w:widowControl/>
              <w:snapToGrid w:val="0"/>
              <w:spacing w:line="304" w:lineRule="atLeast"/>
              <w:rPr>
                <w:sz w:val="24"/>
              </w:rPr>
            </w:pPr>
          </w:p>
        </w:tc>
      </w:tr>
      <w:tr w:rsidR="001F2640" w14:paraId="3866605E" w14:textId="77777777">
        <w:trPr>
          <w:jc w:val="center"/>
        </w:trPr>
        <w:tc>
          <w:tcPr>
            <w:tcW w:w="423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7A47A042" w14:textId="77777777" w:rsidR="001F2640" w:rsidRDefault="00000000">
            <w:pPr>
              <w:widowControl/>
              <w:snapToGrid w:val="0"/>
              <w:spacing w:line="304" w:lineRule="atLeast"/>
              <w:rPr>
                <w:sz w:val="24"/>
              </w:rPr>
            </w:pPr>
            <w:r>
              <w:rPr>
                <w:sz w:val="24"/>
              </w:rPr>
              <w:t>[Company Address]</w:t>
            </w:r>
          </w:p>
          <w:p w14:paraId="28DC0B60" w14:textId="77777777" w:rsidR="001F2640" w:rsidRDefault="001F2640">
            <w:pPr>
              <w:widowControl/>
              <w:snapToGrid w:val="0"/>
              <w:spacing w:line="304" w:lineRule="atLeast"/>
              <w:rPr>
                <w:sz w:val="24"/>
              </w:rPr>
            </w:pPr>
          </w:p>
        </w:tc>
        <w:tc>
          <w:tcPr>
            <w:tcW w:w="507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1CAD1E0B" w14:textId="77777777" w:rsidR="001F2640" w:rsidRDefault="00000000">
            <w:pPr>
              <w:widowControl/>
              <w:snapToGrid w:val="0"/>
              <w:spacing w:line="304" w:lineRule="atLeast"/>
              <w:rPr>
                <w:sz w:val="24"/>
              </w:rPr>
            </w:pPr>
            <w:r>
              <w:rPr>
                <w:sz w:val="24"/>
              </w:rPr>
              <w:t>[Email Address]</w:t>
            </w:r>
          </w:p>
        </w:tc>
      </w:tr>
      <w:tr w:rsidR="001F2640" w14:paraId="30C9228C" w14:textId="77777777">
        <w:trPr>
          <w:jc w:val="center"/>
        </w:trPr>
        <w:tc>
          <w:tcPr>
            <w:tcW w:w="423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4A8BBDDB" w14:textId="77777777" w:rsidR="001F2640" w:rsidRDefault="00000000">
            <w:pPr>
              <w:widowControl/>
              <w:snapToGrid w:val="0"/>
              <w:spacing w:line="304" w:lineRule="atLeast"/>
              <w:rPr>
                <w:sz w:val="24"/>
              </w:rPr>
            </w:pPr>
            <w:r>
              <w:rPr>
                <w:sz w:val="24"/>
              </w:rPr>
              <w:t>[Company Website]</w:t>
            </w:r>
          </w:p>
          <w:p w14:paraId="6DFF4DE0" w14:textId="77777777" w:rsidR="001F2640" w:rsidRDefault="001F2640">
            <w:pPr>
              <w:widowControl/>
              <w:snapToGrid w:val="0"/>
              <w:spacing w:line="304" w:lineRule="atLeast"/>
              <w:rPr>
                <w:sz w:val="24"/>
              </w:rPr>
            </w:pPr>
          </w:p>
        </w:tc>
        <w:tc>
          <w:tcPr>
            <w:tcW w:w="5074" w:type="dxa"/>
            <w:tcBorders>
              <w:top w:val="single" w:sz="6" w:space="0" w:color="E5E5E5"/>
              <w:left w:val="single" w:sz="6" w:space="0" w:color="E5E5E5"/>
              <w:bottom w:val="single" w:sz="6" w:space="0" w:color="E5E5E5"/>
              <w:right w:val="single" w:sz="6" w:space="0" w:color="E5E5E5"/>
            </w:tcBorders>
            <w:tcMar>
              <w:top w:w="120" w:type="dxa"/>
              <w:left w:w="120" w:type="dxa"/>
              <w:bottom w:w="120" w:type="dxa"/>
              <w:right w:w="120" w:type="dxa"/>
            </w:tcMar>
          </w:tcPr>
          <w:p w14:paraId="765B89FA" w14:textId="77777777" w:rsidR="001F2640" w:rsidRDefault="00000000">
            <w:pPr>
              <w:widowControl/>
              <w:snapToGrid w:val="0"/>
              <w:spacing w:line="304" w:lineRule="atLeast"/>
              <w:rPr>
                <w:sz w:val="24"/>
              </w:rPr>
            </w:pPr>
            <w:r>
              <w:rPr>
                <w:sz w:val="24"/>
              </w:rPr>
              <w:t>[Contact No.]</w:t>
            </w:r>
          </w:p>
        </w:tc>
      </w:tr>
    </w:tbl>
    <w:p w14:paraId="2F3F2FE6" w14:textId="77777777" w:rsidR="001F2640" w:rsidRDefault="001F2640">
      <w:pPr>
        <w:pStyle w:val="BodyText"/>
        <w:tabs>
          <w:tab w:val="left" w:pos="2280"/>
          <w:tab w:val="left" w:pos="8451"/>
        </w:tabs>
        <w:spacing w:before="41" w:line="276" w:lineRule="auto"/>
        <w:ind w:right="1227"/>
        <w:jc w:val="both"/>
      </w:pPr>
    </w:p>
    <w:p w14:paraId="261D58A2" w14:textId="77777777" w:rsidR="001F2640" w:rsidRDefault="001F2640">
      <w:pPr>
        <w:pStyle w:val="BodyText"/>
        <w:spacing w:before="9"/>
      </w:pPr>
    </w:p>
    <w:p w14:paraId="4EDDFCAB" w14:textId="77777777" w:rsidR="001F2640" w:rsidRDefault="00000000">
      <w:pPr>
        <w:pStyle w:val="Heading1"/>
        <w:ind w:left="3845" w:right="4057" w:firstLine="0"/>
        <w:jc w:val="center"/>
        <w:rPr>
          <w:u w:val="none"/>
        </w:rPr>
      </w:pPr>
      <w:bookmarkStart w:id="2" w:name="RECITALS"/>
      <w:bookmarkEnd w:id="2"/>
      <w:r>
        <w:rPr>
          <w:u w:val="none"/>
        </w:rPr>
        <w:t>RECITALS</w:t>
      </w:r>
    </w:p>
    <w:p w14:paraId="35330057" w14:textId="77777777" w:rsidR="001F2640" w:rsidRDefault="001F2640">
      <w:pPr>
        <w:pStyle w:val="BodyText"/>
        <w:spacing w:before="1"/>
        <w:rPr>
          <w:b/>
        </w:rPr>
      </w:pPr>
    </w:p>
    <w:p w14:paraId="00A0E9BE" w14:textId="77777777" w:rsidR="001F2640" w:rsidRDefault="00000000">
      <w:pPr>
        <w:pStyle w:val="BodyText"/>
        <w:spacing w:before="1" w:line="276" w:lineRule="auto"/>
        <w:ind w:left="240" w:right="316" w:firstLine="719"/>
      </w:pPr>
      <w:r>
        <w:rPr>
          <w:b/>
        </w:rPr>
        <w:t xml:space="preserve">WHEREAS </w:t>
      </w:r>
      <w:r>
        <w:t>the Licensor is the owner and/or the registered applicant of U.S. Patent Number 9,762,515 (the “Licensed Patent”), entitled Interactive Online Entertainment System and Method, issued on September 12, 2017.</w:t>
      </w:r>
    </w:p>
    <w:p w14:paraId="3833D339" w14:textId="77777777" w:rsidR="001F2640" w:rsidRDefault="001F2640">
      <w:pPr>
        <w:pStyle w:val="BodyText"/>
        <w:spacing w:before="4"/>
      </w:pPr>
    </w:p>
    <w:p w14:paraId="373B0A33" w14:textId="77777777" w:rsidR="001F2640" w:rsidRDefault="00000000">
      <w:pPr>
        <w:pStyle w:val="BodyText"/>
        <w:spacing w:line="276" w:lineRule="auto"/>
        <w:ind w:left="240" w:right="316" w:firstLine="719"/>
      </w:pPr>
      <w:r>
        <w:rPr>
          <w:b/>
        </w:rPr>
        <w:t xml:space="preserve">WHEREAS </w:t>
      </w:r>
      <w:r>
        <w:t>the Licensor, acting for itself and on behalf of its affiliates(“</w:t>
      </w:r>
      <w:proofErr w:type="spellStart"/>
      <w:r>
        <w:t>Lovense</w:t>
      </w:r>
      <w:proofErr w:type="spellEnd"/>
      <w:r>
        <w:t>”), desires to grant to the Licensee a license under the Licensed Patent pursuant to the terms and conditions hereinafter set forth.</w:t>
      </w:r>
    </w:p>
    <w:p w14:paraId="6F031952" w14:textId="77777777" w:rsidR="001F2640" w:rsidRDefault="001F2640">
      <w:pPr>
        <w:pStyle w:val="BodyText"/>
        <w:spacing w:before="9"/>
      </w:pPr>
    </w:p>
    <w:p w14:paraId="64EF53FA" w14:textId="77777777" w:rsidR="001F2640" w:rsidRDefault="00000000">
      <w:pPr>
        <w:pStyle w:val="BodyText"/>
        <w:spacing w:line="276" w:lineRule="auto"/>
        <w:ind w:left="240" w:right="776" w:firstLine="719"/>
      </w:pPr>
      <w:r>
        <w:rPr>
          <w:b/>
        </w:rPr>
        <w:t xml:space="preserve">WHEREAS </w:t>
      </w:r>
      <w:r>
        <w:t>the Licensee desires to be granted such license under the Licensed Patent pursuant to the terms and conditions hereinafter set forth.</w:t>
      </w:r>
    </w:p>
    <w:p w14:paraId="4C757AF5" w14:textId="77777777" w:rsidR="001F2640" w:rsidRDefault="001F2640">
      <w:pPr>
        <w:pStyle w:val="BodyText"/>
        <w:spacing w:before="5"/>
      </w:pPr>
    </w:p>
    <w:p w14:paraId="51FADA60" w14:textId="77777777" w:rsidR="001F2640" w:rsidRDefault="00000000">
      <w:pPr>
        <w:pStyle w:val="BodyText"/>
        <w:spacing w:before="1" w:line="276" w:lineRule="auto"/>
        <w:ind w:left="240" w:right="517" w:firstLine="719"/>
      </w:pPr>
      <w:r>
        <w:rPr>
          <w:b/>
        </w:rPr>
        <w:t>NOW, THEREFORE</w:t>
      </w:r>
      <w:r>
        <w:t>, in consideration of the foregoing and of the mutual covenants hereinafter set forth and for other good and valuable consideration, the receipt and sufficiency of which are mutually acknowledged, the Parties agree as follows:</w:t>
      </w:r>
    </w:p>
    <w:p w14:paraId="1F9878C2" w14:textId="77777777" w:rsidR="001F2640" w:rsidRDefault="001F2640">
      <w:pPr>
        <w:pStyle w:val="BodyText"/>
        <w:spacing w:before="1"/>
      </w:pPr>
    </w:p>
    <w:p w14:paraId="375D62D3" w14:textId="77777777" w:rsidR="001F2640" w:rsidRDefault="00000000">
      <w:pPr>
        <w:pStyle w:val="Heading1"/>
        <w:spacing w:before="1"/>
        <w:ind w:left="3214" w:firstLine="0"/>
        <w:rPr>
          <w:u w:val="none"/>
        </w:rPr>
      </w:pPr>
      <w:bookmarkStart w:id="3" w:name="TERM_AND_CONSIDERATION"/>
      <w:bookmarkEnd w:id="3"/>
      <w:r>
        <w:rPr>
          <w:u w:val="none"/>
        </w:rPr>
        <w:lastRenderedPageBreak/>
        <w:t>TERM AND CONSIDERATION</w:t>
      </w:r>
    </w:p>
    <w:p w14:paraId="14A502E9" w14:textId="77777777" w:rsidR="001F2640" w:rsidRDefault="001F2640">
      <w:pPr>
        <w:pStyle w:val="BodyText"/>
        <w:spacing w:before="1"/>
        <w:rPr>
          <w:b/>
        </w:rPr>
      </w:pPr>
    </w:p>
    <w:p w14:paraId="196D5859" w14:textId="77777777" w:rsidR="001F2640" w:rsidRDefault="00000000">
      <w:pPr>
        <w:pStyle w:val="1"/>
        <w:numPr>
          <w:ilvl w:val="0"/>
          <w:numId w:val="1"/>
        </w:numPr>
        <w:tabs>
          <w:tab w:val="left" w:pos="961"/>
        </w:tabs>
        <w:spacing w:line="276" w:lineRule="auto"/>
        <w:ind w:right="479"/>
        <w:jc w:val="both"/>
        <w:rPr>
          <w:sz w:val="24"/>
          <w:szCs w:val="24"/>
        </w:rPr>
      </w:pPr>
      <w:r>
        <w:rPr>
          <w:b/>
          <w:sz w:val="24"/>
          <w:szCs w:val="24"/>
          <w:u w:val="thick"/>
        </w:rPr>
        <w:t>Term.</w:t>
      </w:r>
      <w:r>
        <w:rPr>
          <w:b/>
          <w:sz w:val="24"/>
          <w:szCs w:val="24"/>
        </w:rPr>
        <w:t xml:space="preserve"> </w:t>
      </w:r>
      <w:r>
        <w:rPr>
          <w:sz w:val="24"/>
          <w:szCs w:val="24"/>
        </w:rPr>
        <w:t>This Agreement shall be considered to have commenced on the Effective Date upon registration of the Licensee by submitting its information in the form above</w:t>
      </w:r>
      <w:r>
        <w:rPr>
          <w:spacing w:val="-30"/>
          <w:sz w:val="24"/>
          <w:szCs w:val="24"/>
        </w:rPr>
        <w:t xml:space="preserve"> </w:t>
      </w:r>
      <w:r>
        <w:rPr>
          <w:sz w:val="24"/>
          <w:szCs w:val="24"/>
        </w:rPr>
        <w:t>and shall continue for a period of one (1) year (the “Term”) and shall, without notice of either Party to the contrary, renew automatically thereafter for periods of one (1) year until the date on which the Licensed Patent should have expired, or unless terminated earlier as provided in Section 9 herein. The Parties may discuss possible extension of the term of this Agreement within ninety (90) days prior to the expiration of this</w:t>
      </w:r>
      <w:r>
        <w:rPr>
          <w:spacing w:val="-1"/>
          <w:sz w:val="24"/>
          <w:szCs w:val="24"/>
        </w:rPr>
        <w:t xml:space="preserve"> </w:t>
      </w:r>
      <w:r>
        <w:rPr>
          <w:sz w:val="24"/>
          <w:szCs w:val="24"/>
        </w:rPr>
        <w:t>Agreement.</w:t>
      </w:r>
    </w:p>
    <w:p w14:paraId="12E30E8C" w14:textId="77777777" w:rsidR="001F2640" w:rsidRDefault="001F2640">
      <w:pPr>
        <w:pStyle w:val="BodyText"/>
        <w:spacing w:before="6"/>
      </w:pPr>
    </w:p>
    <w:p w14:paraId="2BB1DDE3" w14:textId="77777777" w:rsidR="001F2640" w:rsidRDefault="00000000">
      <w:pPr>
        <w:pStyle w:val="Heading1"/>
        <w:numPr>
          <w:ilvl w:val="0"/>
          <w:numId w:val="1"/>
        </w:numPr>
        <w:tabs>
          <w:tab w:val="left" w:pos="961"/>
        </w:tabs>
        <w:rPr>
          <w:u w:val="none"/>
        </w:rPr>
      </w:pPr>
      <w:bookmarkStart w:id="4" w:name="2._Definitions."/>
      <w:bookmarkEnd w:id="4"/>
      <w:r>
        <w:rPr>
          <w:u w:val="thick"/>
        </w:rPr>
        <w:t>Definitions.</w:t>
      </w:r>
    </w:p>
    <w:p w14:paraId="619A1CD0" w14:textId="77777777" w:rsidR="001F2640" w:rsidRDefault="001F2640">
      <w:pPr>
        <w:pStyle w:val="Heading1"/>
        <w:tabs>
          <w:tab w:val="left" w:pos="961"/>
        </w:tabs>
        <w:ind w:firstLine="0"/>
        <w:rPr>
          <w:u w:val="none"/>
        </w:rPr>
      </w:pPr>
    </w:p>
    <w:p w14:paraId="70503F1C" w14:textId="77777777" w:rsidR="001F2640" w:rsidRDefault="00000000">
      <w:pPr>
        <w:pStyle w:val="1"/>
        <w:numPr>
          <w:ilvl w:val="1"/>
          <w:numId w:val="1"/>
        </w:numPr>
        <w:tabs>
          <w:tab w:val="left" w:pos="1441"/>
        </w:tabs>
        <w:spacing w:before="87" w:line="276" w:lineRule="auto"/>
        <w:ind w:right="760"/>
        <w:jc w:val="both"/>
        <w:rPr>
          <w:sz w:val="24"/>
          <w:szCs w:val="24"/>
        </w:rPr>
      </w:pPr>
      <w:r>
        <w:rPr>
          <w:sz w:val="24"/>
          <w:szCs w:val="24"/>
        </w:rPr>
        <w:t>“Affiliates” shall mean any individual or entity that markets, promotes,</w:t>
      </w:r>
      <w:r>
        <w:rPr>
          <w:spacing w:val="-14"/>
          <w:sz w:val="24"/>
          <w:szCs w:val="24"/>
        </w:rPr>
        <w:t xml:space="preserve"> </w:t>
      </w:r>
      <w:r>
        <w:rPr>
          <w:sz w:val="24"/>
          <w:szCs w:val="24"/>
        </w:rPr>
        <w:t>publishes, broadcasts or otherwise supports the sales of the Licensee’s content by virtue of a current contractual relationship with the Licensee. The Affiliates are listed in Exhibit A.</w:t>
      </w:r>
    </w:p>
    <w:p w14:paraId="5192166C" w14:textId="77777777" w:rsidR="001F2640" w:rsidRDefault="001F2640">
      <w:pPr>
        <w:pStyle w:val="BodyText"/>
        <w:spacing w:before="8"/>
      </w:pPr>
    </w:p>
    <w:p w14:paraId="6C7313CF" w14:textId="77777777" w:rsidR="001F2640" w:rsidRDefault="00000000">
      <w:pPr>
        <w:pStyle w:val="1"/>
        <w:numPr>
          <w:ilvl w:val="1"/>
          <w:numId w:val="1"/>
        </w:numPr>
        <w:tabs>
          <w:tab w:val="left" w:pos="1441"/>
        </w:tabs>
        <w:spacing w:before="87" w:line="276" w:lineRule="auto"/>
        <w:ind w:right="760"/>
        <w:jc w:val="both"/>
      </w:pPr>
      <w:r>
        <w:rPr>
          <w:sz w:val="24"/>
          <w:szCs w:val="24"/>
        </w:rPr>
        <w:t>“Licensed Patent” shall mean U.S. Patent Number 9,762,515 (the “Licensed Patent”), entitled Interactive Online Entertainment System and Method, issued on September 12, 2017. The Licensed Patent shall not include any other intellectual property rights (except if expressly stated in this Agreement), trademarks, know how, models, prototypes, trade secrets, copyrights, and/or other proprietary information.</w:t>
      </w:r>
    </w:p>
    <w:p w14:paraId="15CBDF97" w14:textId="77777777" w:rsidR="001F2640" w:rsidRDefault="001F2640">
      <w:pPr>
        <w:pStyle w:val="BodyText"/>
        <w:spacing w:before="7"/>
      </w:pPr>
    </w:p>
    <w:p w14:paraId="494D7334" w14:textId="77777777" w:rsidR="001F2640" w:rsidRDefault="00000000">
      <w:pPr>
        <w:pStyle w:val="1"/>
        <w:numPr>
          <w:ilvl w:val="1"/>
          <w:numId w:val="1"/>
        </w:numPr>
        <w:tabs>
          <w:tab w:val="left" w:pos="1441"/>
        </w:tabs>
        <w:spacing w:before="87"/>
        <w:ind w:right="760"/>
        <w:jc w:val="both"/>
        <w:rPr>
          <w:sz w:val="24"/>
          <w:szCs w:val="24"/>
        </w:rPr>
      </w:pPr>
      <w:r>
        <w:rPr>
          <w:sz w:val="24"/>
          <w:szCs w:val="24"/>
        </w:rPr>
        <w:t xml:space="preserve">“Licensed Software” shall mean any software developed by </w:t>
      </w:r>
      <w:proofErr w:type="spellStart"/>
      <w:r>
        <w:rPr>
          <w:sz w:val="24"/>
          <w:szCs w:val="24"/>
        </w:rPr>
        <w:t>Lovense</w:t>
      </w:r>
      <w:proofErr w:type="spellEnd"/>
      <w:r>
        <w:rPr>
          <w:sz w:val="24"/>
          <w:szCs w:val="24"/>
        </w:rPr>
        <w:t xml:space="preserve"> with the tip </w:t>
      </w:r>
      <w:proofErr w:type="gramStart"/>
      <w:r>
        <w:rPr>
          <w:sz w:val="24"/>
          <w:szCs w:val="24"/>
        </w:rPr>
        <w:t>amount based</w:t>
      </w:r>
      <w:proofErr w:type="gramEnd"/>
      <w:r>
        <w:rPr>
          <w:sz w:val="24"/>
          <w:szCs w:val="24"/>
        </w:rPr>
        <w:t xml:space="preserve"> vibrations feature including but not limited to, </w:t>
      </w:r>
      <w:proofErr w:type="spellStart"/>
      <w:r>
        <w:rPr>
          <w:sz w:val="24"/>
          <w:szCs w:val="24"/>
        </w:rPr>
        <w:t>Lovense</w:t>
      </w:r>
      <w:proofErr w:type="spellEnd"/>
      <w:r>
        <w:rPr>
          <w:sz w:val="24"/>
          <w:szCs w:val="24"/>
        </w:rPr>
        <w:t xml:space="preserve"> Browser, </w:t>
      </w:r>
      <w:proofErr w:type="spellStart"/>
      <w:r>
        <w:rPr>
          <w:sz w:val="24"/>
          <w:szCs w:val="24"/>
        </w:rPr>
        <w:t>Lovense</w:t>
      </w:r>
      <w:proofErr w:type="spellEnd"/>
      <w:r>
        <w:rPr>
          <w:sz w:val="24"/>
          <w:szCs w:val="24"/>
        </w:rPr>
        <w:t xml:space="preserve"> Extension, </w:t>
      </w:r>
      <w:proofErr w:type="spellStart"/>
      <w:r>
        <w:rPr>
          <w:sz w:val="24"/>
          <w:szCs w:val="24"/>
        </w:rPr>
        <w:t>Lovense</w:t>
      </w:r>
      <w:proofErr w:type="spellEnd"/>
      <w:r>
        <w:rPr>
          <w:sz w:val="24"/>
          <w:szCs w:val="24"/>
        </w:rPr>
        <w:t xml:space="preserve"> Connect software, </w:t>
      </w:r>
      <w:proofErr w:type="spellStart"/>
      <w:r>
        <w:rPr>
          <w:sz w:val="24"/>
          <w:szCs w:val="24"/>
          <w:lang w:eastAsia="zh-CN"/>
        </w:rPr>
        <w:t>Lovense</w:t>
      </w:r>
      <w:proofErr w:type="spellEnd"/>
      <w:r>
        <w:rPr>
          <w:sz w:val="24"/>
          <w:szCs w:val="24"/>
          <w:lang w:eastAsia="zh-CN"/>
        </w:rPr>
        <w:t xml:space="preserve"> </w:t>
      </w:r>
      <w:proofErr w:type="spellStart"/>
      <w:r>
        <w:rPr>
          <w:sz w:val="24"/>
          <w:szCs w:val="24"/>
          <w:lang w:eastAsia="zh-CN"/>
        </w:rPr>
        <w:t>SmartCam</w:t>
      </w:r>
      <w:proofErr w:type="spellEnd"/>
      <w:r>
        <w:rPr>
          <w:sz w:val="24"/>
          <w:szCs w:val="24"/>
          <w:lang w:eastAsia="zh-CN"/>
        </w:rPr>
        <w:t xml:space="preserve">, OBS Toolset, </w:t>
      </w:r>
      <w:proofErr w:type="spellStart"/>
      <w:r>
        <w:rPr>
          <w:sz w:val="24"/>
          <w:szCs w:val="24"/>
        </w:rPr>
        <w:t>Lovense’s</w:t>
      </w:r>
      <w:proofErr w:type="spellEnd"/>
      <w:r>
        <w:rPr>
          <w:sz w:val="24"/>
          <w:szCs w:val="24"/>
        </w:rPr>
        <w:t xml:space="preserve"> CAM API, and </w:t>
      </w:r>
      <w:proofErr w:type="spellStart"/>
      <w:r>
        <w:rPr>
          <w:sz w:val="24"/>
          <w:szCs w:val="24"/>
        </w:rPr>
        <w:t>Lovense’s</w:t>
      </w:r>
      <w:proofErr w:type="spellEnd"/>
      <w:r>
        <w:rPr>
          <w:sz w:val="24"/>
          <w:szCs w:val="24"/>
        </w:rPr>
        <w:t xml:space="preserve"> LAN API covered under the Licensed Patent, and any improvements thereof.</w:t>
      </w:r>
    </w:p>
    <w:p w14:paraId="3B497971" w14:textId="77777777" w:rsidR="001F2640" w:rsidRDefault="001F2640">
      <w:pPr>
        <w:pStyle w:val="1"/>
        <w:numPr>
          <w:ilvl w:val="255"/>
          <w:numId w:val="0"/>
        </w:numPr>
        <w:tabs>
          <w:tab w:val="left" w:pos="1441"/>
        </w:tabs>
        <w:spacing w:before="87"/>
        <w:ind w:left="960" w:right="760"/>
        <w:jc w:val="both"/>
        <w:rPr>
          <w:sz w:val="24"/>
          <w:szCs w:val="24"/>
        </w:rPr>
      </w:pPr>
    </w:p>
    <w:p w14:paraId="0CC4BEF1" w14:textId="77777777" w:rsidR="001F2640" w:rsidRDefault="00000000">
      <w:pPr>
        <w:pStyle w:val="1"/>
        <w:numPr>
          <w:ilvl w:val="1"/>
          <w:numId w:val="1"/>
        </w:numPr>
        <w:tabs>
          <w:tab w:val="left" w:pos="1441"/>
        </w:tabs>
        <w:spacing w:before="87"/>
        <w:ind w:right="760"/>
        <w:jc w:val="both"/>
        <w:rPr>
          <w:sz w:val="24"/>
          <w:szCs w:val="24"/>
        </w:rPr>
      </w:pPr>
      <w:r>
        <w:rPr>
          <w:sz w:val="24"/>
          <w:szCs w:val="24"/>
        </w:rPr>
        <w:t>“</w:t>
      </w:r>
      <w:proofErr w:type="spellStart"/>
      <w:r>
        <w:rPr>
          <w:sz w:val="24"/>
          <w:szCs w:val="24"/>
        </w:rPr>
        <w:t>Lovense</w:t>
      </w:r>
      <w:proofErr w:type="spellEnd"/>
      <w:r>
        <w:rPr>
          <w:sz w:val="24"/>
          <w:szCs w:val="24"/>
        </w:rPr>
        <w:t xml:space="preserve"> Products” shall mean any or </w:t>
      </w:r>
      <w:proofErr w:type="gramStart"/>
      <w:r>
        <w:rPr>
          <w:sz w:val="24"/>
          <w:szCs w:val="24"/>
        </w:rPr>
        <w:t>all of</w:t>
      </w:r>
      <w:proofErr w:type="gramEnd"/>
      <w:r>
        <w:rPr>
          <w:sz w:val="24"/>
          <w:szCs w:val="24"/>
        </w:rPr>
        <w:t xml:space="preserve"> the hardware products developed by </w:t>
      </w:r>
      <w:proofErr w:type="spellStart"/>
      <w:r>
        <w:rPr>
          <w:sz w:val="24"/>
          <w:szCs w:val="24"/>
        </w:rPr>
        <w:t>Lovense</w:t>
      </w:r>
      <w:proofErr w:type="spellEnd"/>
      <w:r>
        <w:rPr>
          <w:sz w:val="24"/>
          <w:szCs w:val="24"/>
        </w:rPr>
        <w:t xml:space="preserve"> including but not limited to, Nora, Max, Lush, Hush, Ambi, Domi, Edge, and </w:t>
      </w:r>
      <w:proofErr w:type="spellStart"/>
      <w:r>
        <w:rPr>
          <w:sz w:val="24"/>
          <w:szCs w:val="24"/>
        </w:rPr>
        <w:t>Osci</w:t>
      </w:r>
      <w:proofErr w:type="spellEnd"/>
      <w:r>
        <w:rPr>
          <w:sz w:val="24"/>
          <w:szCs w:val="24"/>
        </w:rPr>
        <w:t>.</w:t>
      </w:r>
    </w:p>
    <w:p w14:paraId="72DDE3B0" w14:textId="77777777" w:rsidR="001F2640" w:rsidRDefault="001F2640">
      <w:pPr>
        <w:pStyle w:val="BodyText"/>
        <w:spacing w:before="5"/>
      </w:pPr>
    </w:p>
    <w:p w14:paraId="4574C35C" w14:textId="77777777" w:rsidR="001F2640" w:rsidRDefault="00000000">
      <w:pPr>
        <w:pStyle w:val="1"/>
        <w:numPr>
          <w:ilvl w:val="1"/>
          <w:numId w:val="1"/>
        </w:numPr>
        <w:tabs>
          <w:tab w:val="left" w:pos="1441"/>
        </w:tabs>
        <w:spacing w:before="87"/>
        <w:ind w:right="760"/>
        <w:jc w:val="both"/>
        <w:rPr>
          <w:sz w:val="24"/>
          <w:szCs w:val="24"/>
        </w:rPr>
      </w:pPr>
      <w:r>
        <w:rPr>
          <w:sz w:val="24"/>
          <w:szCs w:val="24"/>
        </w:rPr>
        <w:t>“Territory” means worldwide.</w:t>
      </w:r>
    </w:p>
    <w:p w14:paraId="2B7773F8" w14:textId="77777777" w:rsidR="001F2640" w:rsidRDefault="001F2640">
      <w:pPr>
        <w:pStyle w:val="BodyText"/>
        <w:spacing w:before="1"/>
      </w:pPr>
    </w:p>
    <w:p w14:paraId="20A8B8E1" w14:textId="77777777" w:rsidR="001F2640" w:rsidRDefault="00000000">
      <w:pPr>
        <w:pStyle w:val="1"/>
        <w:numPr>
          <w:ilvl w:val="1"/>
          <w:numId w:val="1"/>
        </w:numPr>
        <w:tabs>
          <w:tab w:val="left" w:pos="1441"/>
        </w:tabs>
        <w:spacing w:before="87"/>
        <w:ind w:right="760"/>
        <w:jc w:val="both"/>
        <w:rPr>
          <w:sz w:val="24"/>
          <w:szCs w:val="24"/>
        </w:rPr>
      </w:pPr>
      <w:r>
        <w:rPr>
          <w:sz w:val="24"/>
          <w:szCs w:val="24"/>
        </w:rPr>
        <w:t>“Third Party” means a party that is not a named party to this Agreement.</w:t>
      </w:r>
    </w:p>
    <w:p w14:paraId="03C943AB" w14:textId="77777777" w:rsidR="001F2640" w:rsidRDefault="001F2640">
      <w:pPr>
        <w:pStyle w:val="BodyText"/>
        <w:spacing w:before="8"/>
      </w:pPr>
    </w:p>
    <w:p w14:paraId="5B35A5E0" w14:textId="77777777" w:rsidR="001F2640" w:rsidRDefault="00000000">
      <w:pPr>
        <w:pStyle w:val="Heading1"/>
        <w:numPr>
          <w:ilvl w:val="0"/>
          <w:numId w:val="1"/>
        </w:numPr>
        <w:tabs>
          <w:tab w:val="left" w:pos="961"/>
        </w:tabs>
        <w:rPr>
          <w:u w:val="none"/>
        </w:rPr>
      </w:pPr>
      <w:bookmarkStart w:id="5" w:name="3._License_Grant."/>
      <w:bookmarkEnd w:id="5"/>
      <w:r>
        <w:rPr>
          <w:u w:val="thick"/>
        </w:rPr>
        <w:t>License</w:t>
      </w:r>
      <w:r>
        <w:rPr>
          <w:spacing w:val="-2"/>
          <w:u w:val="thick"/>
        </w:rPr>
        <w:t xml:space="preserve"> </w:t>
      </w:r>
      <w:r>
        <w:rPr>
          <w:u w:val="thick"/>
        </w:rPr>
        <w:t>Grant.</w:t>
      </w:r>
    </w:p>
    <w:p w14:paraId="34296967" w14:textId="77777777" w:rsidR="001F2640" w:rsidRDefault="001F2640">
      <w:pPr>
        <w:pStyle w:val="BodyText"/>
        <w:spacing w:before="1"/>
        <w:rPr>
          <w:b/>
        </w:rPr>
      </w:pPr>
    </w:p>
    <w:p w14:paraId="33BD64E4" w14:textId="77777777" w:rsidR="001F2640" w:rsidRDefault="00000000">
      <w:pPr>
        <w:pStyle w:val="1"/>
        <w:numPr>
          <w:ilvl w:val="1"/>
          <w:numId w:val="1"/>
        </w:numPr>
        <w:tabs>
          <w:tab w:val="left" w:pos="1441"/>
        </w:tabs>
        <w:spacing w:before="90" w:line="276" w:lineRule="auto"/>
        <w:ind w:right="643"/>
        <w:jc w:val="both"/>
        <w:rPr>
          <w:sz w:val="24"/>
          <w:szCs w:val="24"/>
        </w:rPr>
      </w:pPr>
      <w:r>
        <w:rPr>
          <w:sz w:val="24"/>
          <w:szCs w:val="24"/>
        </w:rPr>
        <w:t xml:space="preserve">Subject to the Licensee’s performance of its obligations under this Agreement, the Licensor hereby grants to the Licensee and its </w:t>
      </w:r>
      <w:proofErr w:type="gramStart"/>
      <w:r>
        <w:rPr>
          <w:sz w:val="24"/>
          <w:szCs w:val="24"/>
        </w:rPr>
        <w:t>Affiliates</w:t>
      </w:r>
      <w:proofErr w:type="gramEnd"/>
      <w:r>
        <w:rPr>
          <w:sz w:val="24"/>
          <w:szCs w:val="24"/>
        </w:rPr>
        <w:t xml:space="preserve"> and the Licensee accepts a </w:t>
      </w:r>
      <w:r>
        <w:rPr>
          <w:sz w:val="24"/>
          <w:szCs w:val="24"/>
        </w:rPr>
        <w:lastRenderedPageBreak/>
        <w:t>non-exclusive, non-transferable, royalty-free, license under the Licensed Patent to use the Licensed Software. For the avoidance of doubt, no Third Party other than the Affiliates is granted any license pursuant to this</w:t>
      </w:r>
      <w:r>
        <w:rPr>
          <w:spacing w:val="-10"/>
          <w:sz w:val="24"/>
          <w:szCs w:val="24"/>
        </w:rPr>
        <w:t xml:space="preserve"> </w:t>
      </w:r>
      <w:r>
        <w:rPr>
          <w:sz w:val="24"/>
          <w:szCs w:val="24"/>
        </w:rPr>
        <w:t>Agreement.</w:t>
      </w:r>
    </w:p>
    <w:p w14:paraId="03D45BD1" w14:textId="77777777" w:rsidR="001F2640" w:rsidRDefault="001F2640">
      <w:pPr>
        <w:pStyle w:val="BodyText"/>
        <w:spacing w:before="10"/>
      </w:pPr>
    </w:p>
    <w:p w14:paraId="04D3245D" w14:textId="77777777" w:rsidR="001F2640" w:rsidRDefault="00000000">
      <w:pPr>
        <w:pStyle w:val="Heading1"/>
        <w:numPr>
          <w:ilvl w:val="0"/>
          <w:numId w:val="1"/>
        </w:numPr>
        <w:tabs>
          <w:tab w:val="left" w:pos="961"/>
        </w:tabs>
        <w:rPr>
          <w:u w:val="none"/>
        </w:rPr>
      </w:pPr>
      <w:bookmarkStart w:id="6" w:name="4._Assignment."/>
      <w:bookmarkEnd w:id="6"/>
      <w:r>
        <w:rPr>
          <w:u w:val="thick"/>
        </w:rPr>
        <w:t>Assignment.</w:t>
      </w:r>
    </w:p>
    <w:p w14:paraId="3326C98B" w14:textId="77777777" w:rsidR="001F2640" w:rsidRDefault="001F2640">
      <w:pPr>
        <w:pStyle w:val="BodyText"/>
        <w:spacing w:before="1"/>
        <w:rPr>
          <w:b/>
        </w:rPr>
      </w:pPr>
    </w:p>
    <w:p w14:paraId="720EB774" w14:textId="77777777" w:rsidR="001F2640" w:rsidRDefault="00000000">
      <w:pPr>
        <w:pStyle w:val="1"/>
        <w:numPr>
          <w:ilvl w:val="1"/>
          <w:numId w:val="1"/>
        </w:numPr>
        <w:tabs>
          <w:tab w:val="left" w:pos="1441"/>
        </w:tabs>
        <w:spacing w:before="90" w:line="276" w:lineRule="auto"/>
        <w:ind w:right="691"/>
        <w:jc w:val="both"/>
        <w:rPr>
          <w:sz w:val="24"/>
          <w:szCs w:val="24"/>
        </w:rPr>
      </w:pPr>
      <w:r>
        <w:rPr>
          <w:sz w:val="24"/>
          <w:szCs w:val="24"/>
        </w:rPr>
        <w:t>The Licensee shall not assign, sublicense, transfer, or convey, in part or in whole, the rights granted to it hereunder without the Licensor’s prior written consent.</w:t>
      </w:r>
      <w:r>
        <w:rPr>
          <w:spacing w:val="-45"/>
          <w:sz w:val="24"/>
          <w:szCs w:val="24"/>
        </w:rPr>
        <w:t xml:space="preserve"> </w:t>
      </w:r>
      <w:r>
        <w:rPr>
          <w:sz w:val="24"/>
          <w:szCs w:val="24"/>
        </w:rPr>
        <w:t>Any attempted assignment, sublicense, transfer, or conveyance in violation of this Agreement is null and void and constitutes a default under this Agreement. The Licensor will be entitled to reimbursement for any costs affiliated with an assignment, sublicense, transfer, or</w:t>
      </w:r>
      <w:r>
        <w:rPr>
          <w:spacing w:val="-1"/>
          <w:sz w:val="24"/>
          <w:szCs w:val="24"/>
        </w:rPr>
        <w:t xml:space="preserve"> </w:t>
      </w:r>
      <w:r>
        <w:rPr>
          <w:sz w:val="24"/>
          <w:szCs w:val="24"/>
        </w:rPr>
        <w:t>conveyance.</w:t>
      </w:r>
    </w:p>
    <w:p w14:paraId="39A0D4CD" w14:textId="77777777" w:rsidR="001F2640" w:rsidRDefault="00000000">
      <w:pPr>
        <w:pStyle w:val="1"/>
        <w:numPr>
          <w:ilvl w:val="1"/>
          <w:numId w:val="1"/>
        </w:numPr>
        <w:tabs>
          <w:tab w:val="left" w:pos="1441"/>
        </w:tabs>
        <w:spacing w:before="240" w:line="276" w:lineRule="auto"/>
        <w:ind w:right="648" w:hanging="475"/>
        <w:jc w:val="both"/>
        <w:rPr>
          <w:sz w:val="24"/>
          <w:szCs w:val="24"/>
        </w:rPr>
      </w:pPr>
      <w:r>
        <w:rPr>
          <w:sz w:val="24"/>
          <w:szCs w:val="24"/>
        </w:rPr>
        <w:t>This Agreement shall be binding upon and inure to any corporation or other legal entity, with which the Licensor may be merged or consolidated, or to the benefit of the assignee of the assets of the Licensor to which this Agreement relates. Otherwise, this Agreement may be assigned by the Licensor to any corporation directly or indirectly majority owned or controlled by, or under the same control as the Licensor.</w:t>
      </w:r>
    </w:p>
    <w:p w14:paraId="6A109975" w14:textId="77777777" w:rsidR="001F2640" w:rsidRDefault="00000000">
      <w:pPr>
        <w:pStyle w:val="Heading1"/>
        <w:numPr>
          <w:ilvl w:val="0"/>
          <w:numId w:val="1"/>
        </w:numPr>
        <w:tabs>
          <w:tab w:val="left" w:pos="961"/>
        </w:tabs>
        <w:spacing w:before="84"/>
        <w:rPr>
          <w:u w:val="none"/>
        </w:rPr>
      </w:pPr>
      <w:bookmarkStart w:id="7" w:name="5._Restrictions."/>
      <w:bookmarkEnd w:id="7"/>
      <w:r>
        <w:rPr>
          <w:u w:val="thick"/>
        </w:rPr>
        <w:t>Restrictions.</w:t>
      </w:r>
    </w:p>
    <w:p w14:paraId="19DC074E" w14:textId="77777777" w:rsidR="001F2640" w:rsidRDefault="001F2640">
      <w:pPr>
        <w:pStyle w:val="BodyText"/>
        <w:spacing w:before="1"/>
        <w:rPr>
          <w:b/>
        </w:rPr>
      </w:pPr>
    </w:p>
    <w:p w14:paraId="29110119" w14:textId="77777777" w:rsidR="001F2640" w:rsidRDefault="00000000">
      <w:pPr>
        <w:pStyle w:val="1"/>
        <w:numPr>
          <w:ilvl w:val="1"/>
          <w:numId w:val="1"/>
        </w:numPr>
        <w:tabs>
          <w:tab w:val="left" w:pos="1441"/>
        </w:tabs>
        <w:spacing w:before="90" w:line="278" w:lineRule="auto"/>
        <w:ind w:right="653"/>
        <w:jc w:val="both"/>
        <w:rPr>
          <w:sz w:val="24"/>
          <w:szCs w:val="24"/>
        </w:rPr>
      </w:pPr>
      <w:r>
        <w:rPr>
          <w:b/>
          <w:sz w:val="24"/>
          <w:szCs w:val="24"/>
          <w:u w:val="thick"/>
        </w:rPr>
        <w:t>License Scope.</w:t>
      </w:r>
      <w:r>
        <w:rPr>
          <w:sz w:val="24"/>
          <w:szCs w:val="24"/>
        </w:rPr>
        <w:t xml:space="preserve"> No license right other than those expressly granted under this Section is granted by the Licensor to the Licensee under this</w:t>
      </w:r>
      <w:r>
        <w:rPr>
          <w:spacing w:val="-3"/>
          <w:sz w:val="24"/>
          <w:szCs w:val="24"/>
        </w:rPr>
        <w:t xml:space="preserve"> </w:t>
      </w:r>
      <w:r>
        <w:rPr>
          <w:sz w:val="24"/>
          <w:szCs w:val="24"/>
        </w:rPr>
        <w:t>Agreement.</w:t>
      </w:r>
    </w:p>
    <w:p w14:paraId="0C63D3AF" w14:textId="77777777" w:rsidR="001F2640" w:rsidRDefault="001F2640">
      <w:pPr>
        <w:pStyle w:val="BodyText"/>
        <w:spacing w:before="2"/>
      </w:pPr>
    </w:p>
    <w:p w14:paraId="6CBC8B81" w14:textId="77777777" w:rsidR="001F2640" w:rsidRDefault="00000000">
      <w:pPr>
        <w:pStyle w:val="1"/>
        <w:numPr>
          <w:ilvl w:val="1"/>
          <w:numId w:val="1"/>
        </w:numPr>
        <w:tabs>
          <w:tab w:val="left" w:pos="1441"/>
        </w:tabs>
        <w:spacing w:before="1" w:line="276" w:lineRule="auto"/>
        <w:ind w:right="485"/>
        <w:jc w:val="both"/>
        <w:rPr>
          <w:sz w:val="24"/>
          <w:szCs w:val="24"/>
        </w:rPr>
      </w:pPr>
      <w:r>
        <w:rPr>
          <w:b/>
          <w:sz w:val="24"/>
          <w:szCs w:val="24"/>
          <w:u w:val="thick"/>
        </w:rPr>
        <w:t>Improvements.</w:t>
      </w:r>
      <w:r>
        <w:rPr>
          <w:b/>
          <w:sz w:val="24"/>
          <w:szCs w:val="24"/>
        </w:rPr>
        <w:t xml:space="preserve"> </w:t>
      </w:r>
      <w:r>
        <w:rPr>
          <w:sz w:val="24"/>
          <w:szCs w:val="24"/>
        </w:rPr>
        <w:t>The Licensee is not granted the right to license any improvement patent covering improvements to the Licensed Patent. Improvements to the</w:t>
      </w:r>
      <w:r>
        <w:rPr>
          <w:spacing w:val="-18"/>
          <w:sz w:val="24"/>
          <w:szCs w:val="24"/>
        </w:rPr>
        <w:t xml:space="preserve"> </w:t>
      </w:r>
      <w:r>
        <w:rPr>
          <w:sz w:val="24"/>
          <w:szCs w:val="24"/>
        </w:rPr>
        <w:t>Licensed Patent shall mean that when carrying out at least one of the claims of said improvement patent, it implies an infringement of at least one claim of the Licensed Patent.</w:t>
      </w:r>
    </w:p>
    <w:p w14:paraId="1840D724" w14:textId="77777777" w:rsidR="001F2640" w:rsidRDefault="001F2640">
      <w:pPr>
        <w:pStyle w:val="BodyText"/>
        <w:spacing w:before="6"/>
      </w:pPr>
    </w:p>
    <w:p w14:paraId="0A8A3C8D" w14:textId="77777777" w:rsidR="001F2640" w:rsidRDefault="00000000">
      <w:pPr>
        <w:pStyle w:val="1"/>
        <w:numPr>
          <w:ilvl w:val="1"/>
          <w:numId w:val="1"/>
        </w:numPr>
        <w:tabs>
          <w:tab w:val="left" w:pos="1441"/>
        </w:tabs>
        <w:spacing w:before="1" w:line="276" w:lineRule="auto"/>
        <w:ind w:right="485"/>
        <w:jc w:val="both"/>
        <w:rPr>
          <w:bCs/>
          <w:sz w:val="24"/>
          <w:szCs w:val="24"/>
        </w:rPr>
      </w:pPr>
      <w:r>
        <w:rPr>
          <w:rFonts w:ascii="Times New Roman Bold" w:hAnsi="Times New Roman Bold" w:cs="Times New Roman Bold"/>
          <w:b/>
          <w:sz w:val="24"/>
          <w:szCs w:val="24"/>
          <w:u w:val="single"/>
        </w:rPr>
        <w:t>Third Party Products.</w:t>
      </w:r>
      <w:r>
        <w:rPr>
          <w:bCs/>
          <w:sz w:val="24"/>
          <w:szCs w:val="24"/>
        </w:rPr>
        <w:t xml:space="preserve"> The Licensee shall not integrate any of its products or services with any third party’s systems, materials, methods, devices, apparatus, products, and/or services featuring tip based vibrations which are covered by the Licensed Patent for an online or offline chat software, program, mobile application, web application, website, plug-in, extension, API, device, and/or apparatus so long as the Licensee is using the Licensed Patent under this license and/or the </w:t>
      </w:r>
      <w:proofErr w:type="spellStart"/>
      <w:r>
        <w:rPr>
          <w:bCs/>
          <w:sz w:val="24"/>
          <w:szCs w:val="24"/>
        </w:rPr>
        <w:t>Lovense</w:t>
      </w:r>
      <w:proofErr w:type="spellEnd"/>
      <w:r>
        <w:rPr>
          <w:bCs/>
          <w:sz w:val="24"/>
          <w:szCs w:val="24"/>
        </w:rPr>
        <w:t xml:space="preserve"> APIs.</w:t>
      </w:r>
    </w:p>
    <w:p w14:paraId="744190BC" w14:textId="77777777" w:rsidR="001F2640" w:rsidRDefault="001F2640">
      <w:pPr>
        <w:pStyle w:val="BodyText"/>
      </w:pPr>
    </w:p>
    <w:p w14:paraId="125A8040" w14:textId="77777777" w:rsidR="001F2640" w:rsidRDefault="00000000">
      <w:pPr>
        <w:pStyle w:val="Heading1"/>
        <w:numPr>
          <w:ilvl w:val="1"/>
          <w:numId w:val="1"/>
        </w:numPr>
        <w:tabs>
          <w:tab w:val="left" w:pos="1441"/>
        </w:tabs>
        <w:rPr>
          <w:u w:val="none"/>
        </w:rPr>
      </w:pPr>
      <w:r>
        <w:rPr>
          <w:u w:val="thick"/>
        </w:rPr>
        <w:t xml:space="preserve">Advertising </w:t>
      </w:r>
      <w:proofErr w:type="spellStart"/>
      <w:r>
        <w:rPr>
          <w:u w:val="thick"/>
        </w:rPr>
        <w:t>Lovense</w:t>
      </w:r>
      <w:proofErr w:type="spellEnd"/>
      <w:r>
        <w:rPr>
          <w:u w:val="thick"/>
        </w:rPr>
        <w:t xml:space="preserve"> Products and</w:t>
      </w:r>
      <w:r>
        <w:rPr>
          <w:spacing w:val="-1"/>
          <w:u w:val="thick"/>
        </w:rPr>
        <w:t xml:space="preserve"> </w:t>
      </w:r>
      <w:r>
        <w:rPr>
          <w:u w:val="thick"/>
        </w:rPr>
        <w:t>Services.</w:t>
      </w:r>
    </w:p>
    <w:p w14:paraId="34F6C5C8" w14:textId="77777777" w:rsidR="001F2640" w:rsidRDefault="001F2640">
      <w:pPr>
        <w:pStyle w:val="BodyText"/>
        <w:spacing w:before="4"/>
        <w:rPr>
          <w:b/>
        </w:rPr>
      </w:pPr>
    </w:p>
    <w:p w14:paraId="7A0E5BC6" w14:textId="77777777" w:rsidR="001F2640" w:rsidRDefault="00000000">
      <w:pPr>
        <w:pStyle w:val="1"/>
        <w:numPr>
          <w:ilvl w:val="2"/>
          <w:numId w:val="1"/>
        </w:numPr>
        <w:tabs>
          <w:tab w:val="left" w:pos="2041"/>
        </w:tabs>
        <w:spacing w:before="90" w:line="276" w:lineRule="auto"/>
        <w:ind w:right="650"/>
        <w:jc w:val="both"/>
        <w:rPr>
          <w:sz w:val="24"/>
          <w:szCs w:val="24"/>
        </w:rPr>
      </w:pPr>
      <w:bookmarkStart w:id="8" w:name="OLE_LINK1"/>
      <w:r>
        <w:rPr>
          <w:sz w:val="24"/>
          <w:szCs w:val="24"/>
        </w:rPr>
        <w:t xml:space="preserve">Upon the start of each unique chat session per user with models using the Licensed Software and/or </w:t>
      </w:r>
      <w:proofErr w:type="spellStart"/>
      <w:r>
        <w:rPr>
          <w:sz w:val="24"/>
          <w:szCs w:val="24"/>
        </w:rPr>
        <w:t>Lovense</w:t>
      </w:r>
      <w:proofErr w:type="spellEnd"/>
      <w:r>
        <w:rPr>
          <w:sz w:val="24"/>
          <w:szCs w:val="24"/>
        </w:rPr>
        <w:t xml:space="preserve"> Products, the Licensee shall display the wording “</w:t>
      </w:r>
      <w:proofErr w:type="spellStart"/>
      <w:r>
        <w:rPr>
          <w:sz w:val="24"/>
          <w:szCs w:val="24"/>
        </w:rPr>
        <w:t>Lovense</w:t>
      </w:r>
      <w:proofErr w:type="spellEnd"/>
      <w:r>
        <w:rPr>
          <w:sz w:val="24"/>
          <w:szCs w:val="24"/>
        </w:rPr>
        <w:t xml:space="preserve">” or the following: Vibe the </w:t>
      </w:r>
      <w:proofErr w:type="spellStart"/>
      <w:r>
        <w:rPr>
          <w:sz w:val="24"/>
          <w:szCs w:val="24"/>
        </w:rPr>
        <w:t>Lovense</w:t>
      </w:r>
      <w:proofErr w:type="spellEnd"/>
      <w:r>
        <w:rPr>
          <w:sz w:val="24"/>
          <w:szCs w:val="24"/>
        </w:rPr>
        <w:t xml:space="preserve"> [TOY NAME] to </w:t>
      </w:r>
      <w:r>
        <w:rPr>
          <w:sz w:val="24"/>
          <w:szCs w:val="24"/>
        </w:rPr>
        <w:lastRenderedPageBreak/>
        <w:t>make [MODEL NAME]</w:t>
      </w:r>
      <w:r>
        <w:rPr>
          <w:spacing w:val="-6"/>
          <w:sz w:val="24"/>
          <w:szCs w:val="24"/>
        </w:rPr>
        <w:t xml:space="preserve"> </w:t>
      </w:r>
      <w:r>
        <w:rPr>
          <w:sz w:val="24"/>
          <w:szCs w:val="24"/>
        </w:rPr>
        <w:t>cum!</w:t>
      </w:r>
    </w:p>
    <w:bookmarkEnd w:id="8"/>
    <w:p w14:paraId="13E3BE22" w14:textId="77777777" w:rsidR="001F2640" w:rsidRDefault="001F2640">
      <w:pPr>
        <w:pStyle w:val="BodyText"/>
        <w:spacing w:before="4"/>
      </w:pPr>
    </w:p>
    <w:p w14:paraId="2301D3ED" w14:textId="77777777" w:rsidR="001F2640" w:rsidRDefault="00000000">
      <w:pPr>
        <w:pStyle w:val="1"/>
        <w:numPr>
          <w:ilvl w:val="2"/>
          <w:numId w:val="1"/>
        </w:numPr>
        <w:tabs>
          <w:tab w:val="left" w:pos="2041"/>
        </w:tabs>
        <w:spacing w:line="276" w:lineRule="auto"/>
        <w:ind w:right="718"/>
        <w:jc w:val="both"/>
        <w:rPr>
          <w:sz w:val="24"/>
          <w:szCs w:val="24"/>
        </w:rPr>
      </w:pPr>
      <w:r>
        <w:rPr>
          <w:sz w:val="24"/>
          <w:szCs w:val="24"/>
        </w:rPr>
        <w:t>The Licensee shall display the wording “</w:t>
      </w:r>
      <w:proofErr w:type="spellStart"/>
      <w:r>
        <w:rPr>
          <w:sz w:val="24"/>
          <w:szCs w:val="24"/>
        </w:rPr>
        <w:t>Lovense</w:t>
      </w:r>
      <w:proofErr w:type="spellEnd"/>
      <w:r>
        <w:rPr>
          <w:sz w:val="24"/>
          <w:szCs w:val="24"/>
        </w:rPr>
        <w:t xml:space="preserve">” </w:t>
      </w:r>
      <w:r>
        <w:rPr>
          <w:rFonts w:hint="eastAsia"/>
          <w:sz w:val="24"/>
          <w:szCs w:val="24"/>
        </w:rPr>
        <w:t xml:space="preserve">on the </w:t>
      </w:r>
      <w:r>
        <w:rPr>
          <w:rFonts w:eastAsia="SimSun" w:hint="eastAsia"/>
          <w:sz w:val="24"/>
          <w:szCs w:val="24"/>
          <w:lang w:eastAsia="zh-CN"/>
        </w:rPr>
        <w:t>streaming</w:t>
      </w:r>
      <w:r>
        <w:rPr>
          <w:rFonts w:hint="eastAsia"/>
          <w:sz w:val="24"/>
          <w:szCs w:val="24"/>
        </w:rPr>
        <w:t xml:space="preserve"> </w:t>
      </w:r>
      <w:r>
        <w:rPr>
          <w:rFonts w:eastAsia="SimSun" w:hint="eastAsia"/>
          <w:sz w:val="24"/>
          <w:szCs w:val="24"/>
          <w:lang w:eastAsia="zh-CN"/>
        </w:rPr>
        <w:t>pages</w:t>
      </w:r>
      <w:r>
        <w:rPr>
          <w:rFonts w:hint="eastAsia"/>
          <w:sz w:val="24"/>
          <w:szCs w:val="24"/>
        </w:rPr>
        <w:t xml:space="preserve"> of models using the Licensed Software and/or </w:t>
      </w:r>
      <w:proofErr w:type="spellStart"/>
      <w:r>
        <w:rPr>
          <w:rFonts w:hint="eastAsia"/>
          <w:sz w:val="24"/>
          <w:szCs w:val="24"/>
        </w:rPr>
        <w:t>Lovense</w:t>
      </w:r>
      <w:proofErr w:type="spellEnd"/>
      <w:r>
        <w:rPr>
          <w:rFonts w:hint="eastAsia"/>
          <w:sz w:val="24"/>
          <w:szCs w:val="24"/>
        </w:rPr>
        <w:t xml:space="preserve"> Products. This includes, but is not limited to, on the thumbnail images of models, in the form of a badge placed beside the models' thumbnail images, and on the models' personal information </w:t>
      </w:r>
      <w:r>
        <w:rPr>
          <w:sz w:val="24"/>
          <w:szCs w:val="24"/>
        </w:rPr>
        <w:t>pages</w:t>
      </w:r>
      <w:r>
        <w:rPr>
          <w:rFonts w:hint="eastAsia"/>
          <w:sz w:val="24"/>
          <w:szCs w:val="24"/>
        </w:rPr>
        <w:t>.</w:t>
      </w:r>
    </w:p>
    <w:p w14:paraId="182C0012" w14:textId="77777777" w:rsidR="001F2640" w:rsidRDefault="001F2640">
      <w:pPr>
        <w:pStyle w:val="BodyText"/>
        <w:spacing w:before="7"/>
      </w:pPr>
    </w:p>
    <w:p w14:paraId="6B0B6543" w14:textId="77777777" w:rsidR="001F2640" w:rsidRDefault="00000000">
      <w:pPr>
        <w:pStyle w:val="1"/>
        <w:numPr>
          <w:ilvl w:val="2"/>
          <w:numId w:val="1"/>
        </w:numPr>
        <w:tabs>
          <w:tab w:val="left" w:pos="2041"/>
        </w:tabs>
        <w:spacing w:line="276" w:lineRule="auto"/>
        <w:ind w:right="718"/>
        <w:jc w:val="both"/>
        <w:rPr>
          <w:sz w:val="24"/>
          <w:szCs w:val="24"/>
        </w:rPr>
      </w:pPr>
      <w:r>
        <w:rPr>
          <w:sz w:val="24"/>
          <w:szCs w:val="24"/>
        </w:rPr>
        <w:t xml:space="preserve">The Licensee agrees that it will not register or seek registration for any trademarks, trade names, logos, or symbols of </w:t>
      </w:r>
      <w:proofErr w:type="spellStart"/>
      <w:r>
        <w:rPr>
          <w:sz w:val="24"/>
          <w:szCs w:val="24"/>
        </w:rPr>
        <w:t>Lovense</w:t>
      </w:r>
      <w:proofErr w:type="spellEnd"/>
      <w:r>
        <w:rPr>
          <w:sz w:val="24"/>
          <w:szCs w:val="24"/>
        </w:rPr>
        <w:t xml:space="preserve"> (“</w:t>
      </w:r>
      <w:proofErr w:type="spellStart"/>
      <w:r>
        <w:rPr>
          <w:sz w:val="24"/>
          <w:szCs w:val="24"/>
        </w:rPr>
        <w:t>Lovense</w:t>
      </w:r>
      <w:proofErr w:type="spellEnd"/>
      <w:r>
        <w:rPr>
          <w:sz w:val="24"/>
          <w:szCs w:val="24"/>
        </w:rPr>
        <w:t xml:space="preserve"> Trademarks”) or which are confusingly similar to the </w:t>
      </w:r>
      <w:proofErr w:type="spellStart"/>
      <w:r>
        <w:rPr>
          <w:sz w:val="24"/>
          <w:szCs w:val="24"/>
        </w:rPr>
        <w:t>Lovense’s</w:t>
      </w:r>
      <w:proofErr w:type="spellEnd"/>
      <w:r>
        <w:rPr>
          <w:sz w:val="24"/>
          <w:szCs w:val="24"/>
        </w:rPr>
        <w:t xml:space="preserve"> trademarks anywhere.</w:t>
      </w:r>
    </w:p>
    <w:p w14:paraId="2F38BA6B" w14:textId="77777777" w:rsidR="001F2640" w:rsidRDefault="001F2640">
      <w:pPr>
        <w:pStyle w:val="BodyText"/>
      </w:pPr>
    </w:p>
    <w:p w14:paraId="2E54771C" w14:textId="77777777" w:rsidR="001F2640" w:rsidRDefault="00000000">
      <w:pPr>
        <w:pStyle w:val="Heading1"/>
        <w:numPr>
          <w:ilvl w:val="1"/>
          <w:numId w:val="1"/>
        </w:numPr>
        <w:tabs>
          <w:tab w:val="left" w:pos="1441"/>
        </w:tabs>
        <w:rPr>
          <w:u w:val="none"/>
        </w:rPr>
      </w:pPr>
      <w:r>
        <w:rPr>
          <w:u w:val="thick"/>
        </w:rPr>
        <w:t xml:space="preserve">Use of </w:t>
      </w:r>
      <w:proofErr w:type="spellStart"/>
      <w:r>
        <w:rPr>
          <w:u w:val="thick"/>
        </w:rPr>
        <w:t>Lovense</w:t>
      </w:r>
      <w:proofErr w:type="spellEnd"/>
      <w:r>
        <w:rPr>
          <w:spacing w:val="-3"/>
          <w:u w:val="thick"/>
        </w:rPr>
        <w:t xml:space="preserve"> </w:t>
      </w:r>
      <w:r>
        <w:rPr>
          <w:u w:val="thick"/>
        </w:rPr>
        <w:t>APIs.</w:t>
      </w:r>
    </w:p>
    <w:p w14:paraId="796A37A6" w14:textId="77777777" w:rsidR="001F2640" w:rsidRDefault="001F2640">
      <w:pPr>
        <w:pStyle w:val="BodyText"/>
        <w:spacing w:before="3"/>
        <w:rPr>
          <w:b/>
        </w:rPr>
      </w:pPr>
    </w:p>
    <w:p w14:paraId="7AE5CA45" w14:textId="77777777" w:rsidR="001F2640" w:rsidRDefault="00000000">
      <w:pPr>
        <w:pStyle w:val="1"/>
        <w:numPr>
          <w:ilvl w:val="2"/>
          <w:numId w:val="1"/>
        </w:numPr>
        <w:tabs>
          <w:tab w:val="left" w:pos="2041"/>
        </w:tabs>
        <w:spacing w:before="90" w:line="276" w:lineRule="auto"/>
        <w:ind w:right="685"/>
        <w:jc w:val="both"/>
        <w:rPr>
          <w:sz w:val="24"/>
          <w:szCs w:val="24"/>
        </w:rPr>
      </w:pPr>
      <w:r>
        <w:rPr>
          <w:sz w:val="24"/>
          <w:szCs w:val="24"/>
        </w:rPr>
        <w:t xml:space="preserve">Upon execution of this Agreement, the Licensee shall not make changes, improvements, and/or modifications to the </w:t>
      </w:r>
      <w:proofErr w:type="spellStart"/>
      <w:r>
        <w:rPr>
          <w:sz w:val="24"/>
          <w:szCs w:val="24"/>
        </w:rPr>
        <w:t>Lovense</w:t>
      </w:r>
      <w:proofErr w:type="spellEnd"/>
      <w:r>
        <w:rPr>
          <w:sz w:val="24"/>
          <w:szCs w:val="24"/>
        </w:rPr>
        <w:t xml:space="preserve"> APIs. </w:t>
      </w:r>
      <w:proofErr w:type="spellStart"/>
      <w:r>
        <w:rPr>
          <w:sz w:val="24"/>
          <w:szCs w:val="24"/>
        </w:rPr>
        <w:t>Lovense</w:t>
      </w:r>
      <w:proofErr w:type="spellEnd"/>
      <w:r>
        <w:rPr>
          <w:sz w:val="24"/>
          <w:szCs w:val="24"/>
        </w:rPr>
        <w:t xml:space="preserve"> </w:t>
      </w:r>
      <w:proofErr w:type="gramStart"/>
      <w:r>
        <w:rPr>
          <w:sz w:val="24"/>
          <w:szCs w:val="24"/>
        </w:rPr>
        <w:t>may, but</w:t>
      </w:r>
      <w:proofErr w:type="gramEnd"/>
      <w:r>
        <w:rPr>
          <w:sz w:val="24"/>
          <w:szCs w:val="24"/>
        </w:rPr>
        <w:t xml:space="preserve"> is not obligated to provide support services or updates, upgrades, bug fixes or modifications to the </w:t>
      </w:r>
      <w:proofErr w:type="spellStart"/>
      <w:r>
        <w:rPr>
          <w:sz w:val="24"/>
          <w:szCs w:val="24"/>
        </w:rPr>
        <w:t>Lovense</w:t>
      </w:r>
      <w:proofErr w:type="spellEnd"/>
      <w:r>
        <w:rPr>
          <w:sz w:val="24"/>
          <w:szCs w:val="24"/>
        </w:rPr>
        <w:t xml:space="preserve"> APIs.</w:t>
      </w:r>
    </w:p>
    <w:p w14:paraId="5C8DB9B8" w14:textId="77777777" w:rsidR="001F2640" w:rsidRDefault="001F2640">
      <w:pPr>
        <w:pStyle w:val="BodyText"/>
        <w:spacing w:before="10"/>
      </w:pPr>
    </w:p>
    <w:p w14:paraId="441A9D0A" w14:textId="77777777" w:rsidR="001F2640" w:rsidRDefault="00000000">
      <w:pPr>
        <w:pStyle w:val="1"/>
        <w:numPr>
          <w:ilvl w:val="2"/>
          <w:numId w:val="1"/>
        </w:numPr>
        <w:tabs>
          <w:tab w:val="left" w:pos="2041"/>
        </w:tabs>
        <w:spacing w:before="90" w:line="276" w:lineRule="auto"/>
        <w:ind w:right="685"/>
        <w:jc w:val="both"/>
        <w:rPr>
          <w:sz w:val="24"/>
          <w:szCs w:val="24"/>
        </w:rPr>
      </w:pPr>
      <w:r>
        <w:rPr>
          <w:sz w:val="24"/>
          <w:szCs w:val="24"/>
        </w:rPr>
        <w:t xml:space="preserve">The Licensee shall provide to </w:t>
      </w:r>
      <w:proofErr w:type="spellStart"/>
      <w:r>
        <w:rPr>
          <w:sz w:val="24"/>
          <w:szCs w:val="24"/>
        </w:rPr>
        <w:t>Lovense</w:t>
      </w:r>
      <w:proofErr w:type="spellEnd"/>
      <w:r>
        <w:rPr>
          <w:sz w:val="24"/>
          <w:szCs w:val="24"/>
        </w:rPr>
        <w:t xml:space="preserve">, upon </w:t>
      </w:r>
      <w:proofErr w:type="spellStart"/>
      <w:r>
        <w:rPr>
          <w:sz w:val="24"/>
          <w:szCs w:val="24"/>
        </w:rPr>
        <w:t>Lovense’s</w:t>
      </w:r>
      <w:proofErr w:type="spellEnd"/>
      <w:r>
        <w:rPr>
          <w:sz w:val="24"/>
          <w:szCs w:val="24"/>
        </w:rPr>
        <w:t xml:space="preserve"> request, with representative samples showing how the Licensee is using the </w:t>
      </w:r>
      <w:proofErr w:type="spellStart"/>
      <w:r>
        <w:rPr>
          <w:sz w:val="24"/>
          <w:szCs w:val="24"/>
        </w:rPr>
        <w:t>Lovense</w:t>
      </w:r>
      <w:proofErr w:type="spellEnd"/>
      <w:r>
        <w:rPr>
          <w:sz w:val="24"/>
          <w:szCs w:val="24"/>
        </w:rPr>
        <w:t xml:space="preserve"> APIs. As referred to herein, representative samples include textual and/or pictorial contents, demos, tools, and/or reports related to the Licensee’s products and/or services that use the </w:t>
      </w:r>
      <w:proofErr w:type="spellStart"/>
      <w:r>
        <w:rPr>
          <w:sz w:val="24"/>
          <w:szCs w:val="24"/>
        </w:rPr>
        <w:t>Lovense</w:t>
      </w:r>
      <w:proofErr w:type="spellEnd"/>
      <w:r>
        <w:rPr>
          <w:sz w:val="24"/>
          <w:szCs w:val="24"/>
        </w:rPr>
        <w:t xml:space="preserve"> APIs, including access to test accounts for </w:t>
      </w:r>
      <w:r>
        <w:rPr>
          <w:sz w:val="24"/>
          <w:szCs w:val="24"/>
          <w:lang w:eastAsia="zh-CN"/>
        </w:rPr>
        <w:t xml:space="preserve">models or </w:t>
      </w:r>
      <w:r>
        <w:rPr>
          <w:sz w:val="24"/>
          <w:szCs w:val="24"/>
        </w:rPr>
        <w:t xml:space="preserve">performers who broadcast on the Licensee’s </w:t>
      </w:r>
      <w:r>
        <w:rPr>
          <w:sz w:val="24"/>
          <w:szCs w:val="24"/>
          <w:lang w:eastAsia="zh-CN"/>
        </w:rPr>
        <w:t>website</w:t>
      </w:r>
      <w:r>
        <w:rPr>
          <w:sz w:val="24"/>
          <w:szCs w:val="24"/>
        </w:rPr>
        <w:t xml:space="preserve"> (“Models”) and </w:t>
      </w:r>
      <w:r>
        <w:rPr>
          <w:sz w:val="24"/>
          <w:szCs w:val="24"/>
          <w:lang w:eastAsia="zh-CN"/>
        </w:rPr>
        <w:t xml:space="preserve">the Licensee’s website users </w:t>
      </w:r>
      <w:r>
        <w:rPr>
          <w:sz w:val="24"/>
          <w:szCs w:val="24"/>
        </w:rPr>
        <w:t xml:space="preserve">(“Tippers”), credits sufficient to test basic functionality of these accounts, and copies or examples of how the </w:t>
      </w:r>
      <w:proofErr w:type="spellStart"/>
      <w:r>
        <w:rPr>
          <w:sz w:val="24"/>
          <w:szCs w:val="24"/>
        </w:rPr>
        <w:t>Lovense</w:t>
      </w:r>
      <w:proofErr w:type="spellEnd"/>
      <w:r>
        <w:rPr>
          <w:sz w:val="24"/>
          <w:szCs w:val="24"/>
        </w:rPr>
        <w:t xml:space="preserve"> APIs are used with the Licensee’s websites.</w:t>
      </w:r>
    </w:p>
    <w:p w14:paraId="4C075044" w14:textId="77777777" w:rsidR="001F2640" w:rsidRDefault="001F2640">
      <w:pPr>
        <w:pStyle w:val="1"/>
        <w:tabs>
          <w:tab w:val="left" w:pos="2041"/>
        </w:tabs>
        <w:spacing w:before="90" w:line="276" w:lineRule="auto"/>
        <w:ind w:left="1680" w:right="685" w:firstLine="0"/>
        <w:jc w:val="both"/>
        <w:rPr>
          <w:sz w:val="24"/>
          <w:szCs w:val="24"/>
        </w:rPr>
      </w:pPr>
    </w:p>
    <w:p w14:paraId="4F9F0D0E" w14:textId="77777777" w:rsidR="001F2640" w:rsidRDefault="00000000">
      <w:pPr>
        <w:pStyle w:val="1"/>
        <w:numPr>
          <w:ilvl w:val="2"/>
          <w:numId w:val="1"/>
        </w:numPr>
        <w:tabs>
          <w:tab w:val="left" w:pos="2041"/>
        </w:tabs>
        <w:spacing w:before="90" w:line="276" w:lineRule="auto"/>
        <w:ind w:right="685"/>
        <w:jc w:val="both"/>
        <w:rPr>
          <w:sz w:val="24"/>
          <w:szCs w:val="24"/>
        </w:rPr>
      </w:pPr>
      <w:r>
        <w:rPr>
          <w:sz w:val="24"/>
          <w:szCs w:val="24"/>
        </w:rPr>
        <w:t xml:space="preserve">The Licensee agrees and acknowledges that any set-up guides related to </w:t>
      </w:r>
      <w:proofErr w:type="spellStart"/>
      <w:r>
        <w:rPr>
          <w:sz w:val="24"/>
          <w:szCs w:val="24"/>
        </w:rPr>
        <w:t>Lovense</w:t>
      </w:r>
      <w:proofErr w:type="spellEnd"/>
      <w:r>
        <w:rPr>
          <w:sz w:val="24"/>
          <w:szCs w:val="24"/>
        </w:rPr>
        <w:t xml:space="preserve"> Products and/or services shall be displayed, distributed, or made accessible only on non-consumer facing pages on the Licensee’s website, if applicable, such that said set-up guides are restricted from certain consumer users. As referred to herein, set-up guides include any instruction manuals, user manuals, tutorials, and/or guidelines for using </w:t>
      </w:r>
      <w:proofErr w:type="spellStart"/>
      <w:r>
        <w:rPr>
          <w:sz w:val="24"/>
          <w:szCs w:val="24"/>
        </w:rPr>
        <w:t>Lovense</w:t>
      </w:r>
      <w:proofErr w:type="spellEnd"/>
      <w:r>
        <w:rPr>
          <w:sz w:val="24"/>
          <w:szCs w:val="24"/>
        </w:rPr>
        <w:t xml:space="preserve"> Products and/or services</w:t>
      </w:r>
    </w:p>
    <w:p w14:paraId="23C4AF73" w14:textId="77777777" w:rsidR="001F2640" w:rsidRDefault="001F2640">
      <w:pPr>
        <w:pStyle w:val="BodyText"/>
        <w:spacing w:before="4"/>
      </w:pPr>
    </w:p>
    <w:p w14:paraId="4B8B8EB1" w14:textId="77777777" w:rsidR="001F2640" w:rsidRDefault="00000000">
      <w:pPr>
        <w:pStyle w:val="Heading1"/>
        <w:numPr>
          <w:ilvl w:val="0"/>
          <w:numId w:val="1"/>
        </w:numPr>
        <w:tabs>
          <w:tab w:val="left" w:pos="961"/>
        </w:tabs>
        <w:rPr>
          <w:u w:val="none"/>
        </w:rPr>
      </w:pPr>
      <w:bookmarkStart w:id="9" w:name="6._Warranties_and_Limitations."/>
      <w:bookmarkEnd w:id="9"/>
      <w:r>
        <w:rPr>
          <w:u w:val="thick"/>
        </w:rPr>
        <w:t>Warranties and</w:t>
      </w:r>
      <w:r>
        <w:rPr>
          <w:spacing w:val="1"/>
          <w:u w:val="thick"/>
        </w:rPr>
        <w:t xml:space="preserve"> </w:t>
      </w:r>
      <w:r>
        <w:rPr>
          <w:u w:val="thick"/>
        </w:rPr>
        <w:t>Limitations.</w:t>
      </w:r>
    </w:p>
    <w:p w14:paraId="43EDF3D1" w14:textId="77777777" w:rsidR="001F2640" w:rsidRDefault="001F2640">
      <w:pPr>
        <w:pStyle w:val="BodyText"/>
        <w:spacing w:before="10"/>
        <w:rPr>
          <w:b/>
        </w:rPr>
      </w:pPr>
    </w:p>
    <w:p w14:paraId="1AAF78C3" w14:textId="77777777" w:rsidR="001F2640" w:rsidRDefault="00000000">
      <w:pPr>
        <w:pStyle w:val="1"/>
        <w:numPr>
          <w:ilvl w:val="1"/>
          <w:numId w:val="1"/>
        </w:numPr>
        <w:tabs>
          <w:tab w:val="left" w:pos="1441"/>
        </w:tabs>
        <w:spacing w:before="90" w:line="276" w:lineRule="auto"/>
        <w:ind w:right="504"/>
        <w:jc w:val="both"/>
        <w:rPr>
          <w:sz w:val="24"/>
          <w:szCs w:val="24"/>
        </w:rPr>
      </w:pPr>
      <w:r>
        <w:rPr>
          <w:sz w:val="24"/>
          <w:szCs w:val="24"/>
        </w:rPr>
        <w:t xml:space="preserve">The Licensor guarantees only the existence of the Licensed Patent. In the event that </w:t>
      </w:r>
      <w:r>
        <w:rPr>
          <w:sz w:val="24"/>
          <w:szCs w:val="24"/>
        </w:rPr>
        <w:lastRenderedPageBreak/>
        <w:t>during the term of this Agreement, the existence of the Licensed Patent is</w:t>
      </w:r>
      <w:r>
        <w:rPr>
          <w:spacing w:val="-16"/>
          <w:sz w:val="24"/>
          <w:szCs w:val="24"/>
        </w:rPr>
        <w:t xml:space="preserve"> </w:t>
      </w:r>
      <w:r>
        <w:rPr>
          <w:sz w:val="24"/>
          <w:szCs w:val="24"/>
        </w:rPr>
        <w:t>threatened for any reason, the Licensor may, but is not required to, in its discretion, use reasonable commercial efforts to preserve such existence and keep the Licensee informed of such actions and procedures when required in writing by the</w:t>
      </w:r>
      <w:r>
        <w:rPr>
          <w:spacing w:val="-22"/>
          <w:sz w:val="24"/>
          <w:szCs w:val="24"/>
        </w:rPr>
        <w:t xml:space="preserve"> </w:t>
      </w:r>
      <w:r>
        <w:rPr>
          <w:sz w:val="24"/>
          <w:szCs w:val="24"/>
        </w:rPr>
        <w:t>Licensee.</w:t>
      </w:r>
    </w:p>
    <w:p w14:paraId="58B89087" w14:textId="77777777" w:rsidR="001F2640" w:rsidRDefault="001F2640">
      <w:pPr>
        <w:pStyle w:val="BodyText"/>
        <w:spacing w:before="9"/>
      </w:pPr>
    </w:p>
    <w:p w14:paraId="3B8D7405" w14:textId="77777777" w:rsidR="001F2640" w:rsidRDefault="00000000">
      <w:pPr>
        <w:pStyle w:val="1"/>
        <w:numPr>
          <w:ilvl w:val="1"/>
          <w:numId w:val="1"/>
        </w:numPr>
        <w:tabs>
          <w:tab w:val="left" w:pos="1441"/>
        </w:tabs>
        <w:spacing w:line="276" w:lineRule="auto"/>
        <w:ind w:right="539"/>
        <w:jc w:val="both"/>
        <w:rPr>
          <w:sz w:val="24"/>
          <w:szCs w:val="24"/>
        </w:rPr>
      </w:pPr>
      <w:r>
        <w:rPr>
          <w:sz w:val="24"/>
          <w:szCs w:val="24"/>
        </w:rPr>
        <w:t>The Licensor disclaims all warranties, express or implied, including warranty of non-infringement, warranties of merchantability and fitness for a particular</w:t>
      </w:r>
      <w:r>
        <w:rPr>
          <w:spacing w:val="-16"/>
          <w:sz w:val="24"/>
          <w:szCs w:val="24"/>
        </w:rPr>
        <w:t xml:space="preserve"> </w:t>
      </w:r>
      <w:r>
        <w:rPr>
          <w:sz w:val="24"/>
          <w:szCs w:val="24"/>
        </w:rPr>
        <w:t>purpose, arising out of this Agreement and the rights provided</w:t>
      </w:r>
      <w:r>
        <w:rPr>
          <w:spacing w:val="-5"/>
          <w:sz w:val="24"/>
          <w:szCs w:val="24"/>
        </w:rPr>
        <w:t xml:space="preserve"> </w:t>
      </w:r>
      <w:r>
        <w:rPr>
          <w:sz w:val="24"/>
          <w:szCs w:val="24"/>
        </w:rPr>
        <w:t>herein.</w:t>
      </w:r>
    </w:p>
    <w:p w14:paraId="3CA8A9A6" w14:textId="77777777" w:rsidR="001F2640" w:rsidRDefault="001F2640">
      <w:pPr>
        <w:pStyle w:val="BodyText"/>
        <w:spacing w:before="5"/>
      </w:pPr>
    </w:p>
    <w:p w14:paraId="2D812A3C" w14:textId="77777777" w:rsidR="001F2640" w:rsidRDefault="00000000">
      <w:pPr>
        <w:pStyle w:val="1"/>
        <w:numPr>
          <w:ilvl w:val="1"/>
          <w:numId w:val="1"/>
        </w:numPr>
        <w:tabs>
          <w:tab w:val="left" w:pos="1441"/>
        </w:tabs>
        <w:spacing w:line="276" w:lineRule="auto"/>
        <w:ind w:right="576" w:hanging="475"/>
        <w:jc w:val="both"/>
        <w:rPr>
          <w:sz w:val="24"/>
          <w:szCs w:val="24"/>
        </w:rPr>
      </w:pPr>
      <w:r>
        <w:rPr>
          <w:sz w:val="24"/>
          <w:szCs w:val="24"/>
        </w:rPr>
        <w:t>In no event shall either Party be liable under this Agreement for any indirect, special, or consequential damages including, but not limited to, lost profits or demands against the other Party by any person, or other commercial loss, or for</w:t>
      </w:r>
      <w:r>
        <w:rPr>
          <w:spacing w:val="-14"/>
          <w:sz w:val="24"/>
          <w:szCs w:val="24"/>
        </w:rPr>
        <w:t xml:space="preserve"> </w:t>
      </w:r>
      <w:r>
        <w:rPr>
          <w:sz w:val="24"/>
          <w:szCs w:val="24"/>
        </w:rPr>
        <w:t>any other damages other than direct damages. The Licensor shall have no obligation to maintain or enforce any of the Licensed Patent, and shall have the sole discretion to start, continue, or abandon the maintenance or prosecution of its own patent</w:t>
      </w:r>
      <w:r>
        <w:rPr>
          <w:spacing w:val="-21"/>
          <w:sz w:val="24"/>
          <w:szCs w:val="24"/>
        </w:rPr>
        <w:t xml:space="preserve"> </w:t>
      </w:r>
      <w:r>
        <w:rPr>
          <w:sz w:val="24"/>
          <w:szCs w:val="24"/>
        </w:rPr>
        <w:t>rights.</w:t>
      </w:r>
    </w:p>
    <w:p w14:paraId="4F3E0CF9" w14:textId="77777777" w:rsidR="001F2640" w:rsidRDefault="001F2640">
      <w:pPr>
        <w:pStyle w:val="BodyText"/>
        <w:spacing w:before="5"/>
      </w:pPr>
    </w:p>
    <w:p w14:paraId="1A8489BF" w14:textId="77777777" w:rsidR="001F2640" w:rsidRDefault="00000000">
      <w:pPr>
        <w:pStyle w:val="1"/>
        <w:numPr>
          <w:ilvl w:val="1"/>
          <w:numId w:val="1"/>
        </w:numPr>
        <w:tabs>
          <w:tab w:val="left" w:pos="1441"/>
        </w:tabs>
        <w:spacing w:before="1"/>
        <w:jc w:val="both"/>
        <w:rPr>
          <w:sz w:val="24"/>
          <w:szCs w:val="24"/>
        </w:rPr>
      </w:pPr>
      <w:r>
        <w:rPr>
          <w:sz w:val="24"/>
          <w:szCs w:val="24"/>
        </w:rPr>
        <w:t>Each Party further represents and warrants to the other as</w:t>
      </w:r>
      <w:r>
        <w:rPr>
          <w:spacing w:val="-14"/>
          <w:sz w:val="24"/>
          <w:szCs w:val="24"/>
        </w:rPr>
        <w:t xml:space="preserve"> </w:t>
      </w:r>
      <w:r>
        <w:rPr>
          <w:sz w:val="24"/>
          <w:szCs w:val="24"/>
        </w:rPr>
        <w:t>follows:</w:t>
      </w:r>
    </w:p>
    <w:p w14:paraId="69A51D54" w14:textId="77777777" w:rsidR="001F2640" w:rsidRDefault="001F2640">
      <w:pPr>
        <w:pStyle w:val="BodyText"/>
        <w:spacing w:before="5"/>
      </w:pPr>
    </w:p>
    <w:p w14:paraId="7E632183" w14:textId="77777777" w:rsidR="001F2640" w:rsidRDefault="00000000">
      <w:pPr>
        <w:pStyle w:val="1"/>
        <w:numPr>
          <w:ilvl w:val="2"/>
          <w:numId w:val="1"/>
        </w:numPr>
        <w:tabs>
          <w:tab w:val="left" w:pos="2041"/>
        </w:tabs>
        <w:spacing w:line="276" w:lineRule="auto"/>
        <w:ind w:right="813"/>
        <w:jc w:val="both"/>
        <w:rPr>
          <w:sz w:val="24"/>
          <w:szCs w:val="24"/>
        </w:rPr>
      </w:pPr>
      <w:r>
        <w:rPr>
          <w:sz w:val="24"/>
          <w:szCs w:val="24"/>
        </w:rPr>
        <w:t>it is a corporation duly organized and validly existing under the laws of the state or country of</w:t>
      </w:r>
      <w:r>
        <w:rPr>
          <w:spacing w:val="-6"/>
          <w:sz w:val="24"/>
          <w:szCs w:val="24"/>
        </w:rPr>
        <w:t xml:space="preserve"> </w:t>
      </w:r>
      <w:r>
        <w:rPr>
          <w:sz w:val="24"/>
          <w:szCs w:val="24"/>
        </w:rPr>
        <w:t>incorporation;</w:t>
      </w:r>
    </w:p>
    <w:p w14:paraId="3C09A46A" w14:textId="77777777" w:rsidR="001F2640" w:rsidRDefault="00000000">
      <w:pPr>
        <w:pStyle w:val="1"/>
        <w:numPr>
          <w:ilvl w:val="2"/>
          <w:numId w:val="1"/>
        </w:numPr>
        <w:tabs>
          <w:tab w:val="left" w:pos="2041"/>
        </w:tabs>
        <w:spacing w:before="240" w:line="276" w:lineRule="auto"/>
        <w:ind w:left="2045" w:right="806"/>
        <w:jc w:val="both"/>
        <w:rPr>
          <w:sz w:val="24"/>
          <w:szCs w:val="24"/>
        </w:rPr>
      </w:pPr>
      <w:r>
        <w:rPr>
          <w:sz w:val="24"/>
          <w:szCs w:val="24"/>
        </w:rPr>
        <w:t>it has the complete and unrestricted power and right to enter into this Agreement, grant the licenses granted hereunder and to perform its</w:t>
      </w:r>
      <w:r>
        <w:rPr>
          <w:spacing w:val="-13"/>
          <w:sz w:val="24"/>
          <w:szCs w:val="24"/>
        </w:rPr>
        <w:t xml:space="preserve"> </w:t>
      </w:r>
      <w:r>
        <w:rPr>
          <w:sz w:val="24"/>
          <w:szCs w:val="24"/>
        </w:rPr>
        <w:t>obligations hereunder;</w:t>
      </w:r>
    </w:p>
    <w:p w14:paraId="58F539B8" w14:textId="77777777" w:rsidR="001F2640" w:rsidRDefault="001F2640">
      <w:pPr>
        <w:pStyle w:val="BodyText"/>
        <w:spacing w:before="7"/>
      </w:pPr>
    </w:p>
    <w:p w14:paraId="52B41F0F" w14:textId="77777777" w:rsidR="001F2640" w:rsidRDefault="00000000">
      <w:pPr>
        <w:pStyle w:val="1"/>
        <w:numPr>
          <w:ilvl w:val="2"/>
          <w:numId w:val="1"/>
        </w:numPr>
        <w:tabs>
          <w:tab w:val="left" w:pos="2041"/>
        </w:tabs>
        <w:spacing w:line="276" w:lineRule="auto"/>
        <w:ind w:left="2045" w:right="677"/>
        <w:jc w:val="both"/>
        <w:rPr>
          <w:sz w:val="24"/>
          <w:szCs w:val="24"/>
        </w:rPr>
      </w:pPr>
      <w:r>
        <w:rPr>
          <w:sz w:val="24"/>
          <w:szCs w:val="24"/>
        </w:rPr>
        <w:t>the execution, delivery, and performance of this Agreement by such party does not conflict with any agreement, instrument or understanding, oral or written, to which such party is a party or by which such party may be</w:t>
      </w:r>
      <w:r>
        <w:rPr>
          <w:spacing w:val="-29"/>
          <w:sz w:val="24"/>
          <w:szCs w:val="24"/>
        </w:rPr>
        <w:t xml:space="preserve"> </w:t>
      </w:r>
      <w:r>
        <w:rPr>
          <w:sz w:val="24"/>
          <w:szCs w:val="24"/>
        </w:rPr>
        <w:t>bound, not violate any law or regulation of any court, governmental body or administrative or other agency having authority over such</w:t>
      </w:r>
      <w:r>
        <w:rPr>
          <w:spacing w:val="-16"/>
          <w:sz w:val="24"/>
          <w:szCs w:val="24"/>
        </w:rPr>
        <w:t xml:space="preserve"> </w:t>
      </w:r>
      <w:r>
        <w:rPr>
          <w:sz w:val="24"/>
          <w:szCs w:val="24"/>
        </w:rPr>
        <w:t>party;</w:t>
      </w:r>
    </w:p>
    <w:p w14:paraId="63186CC5" w14:textId="77777777" w:rsidR="001F2640" w:rsidRDefault="001F2640">
      <w:pPr>
        <w:pStyle w:val="BodyText"/>
        <w:spacing w:before="8"/>
      </w:pPr>
    </w:p>
    <w:p w14:paraId="3B11B81B" w14:textId="77777777" w:rsidR="001F2640" w:rsidRDefault="00000000">
      <w:pPr>
        <w:pStyle w:val="1"/>
        <w:numPr>
          <w:ilvl w:val="2"/>
          <w:numId w:val="1"/>
        </w:numPr>
        <w:tabs>
          <w:tab w:val="left" w:pos="2041"/>
        </w:tabs>
        <w:spacing w:before="1" w:line="276" w:lineRule="auto"/>
        <w:ind w:right="619"/>
        <w:jc w:val="both"/>
        <w:rPr>
          <w:sz w:val="24"/>
          <w:szCs w:val="24"/>
        </w:rPr>
      </w:pPr>
      <w:r>
        <w:rPr>
          <w:sz w:val="24"/>
          <w:szCs w:val="24"/>
        </w:rPr>
        <w:t>all consents, approvals, and authorizations from all governmental</w:t>
      </w:r>
      <w:r>
        <w:rPr>
          <w:spacing w:val="-23"/>
          <w:sz w:val="24"/>
          <w:szCs w:val="24"/>
        </w:rPr>
        <w:t xml:space="preserve"> </w:t>
      </w:r>
      <w:r>
        <w:rPr>
          <w:sz w:val="24"/>
          <w:szCs w:val="24"/>
        </w:rPr>
        <w:t>authorities, administrative or other agencies, trustees or any other persons having authority over such party required to be obtained by such party in connection with the execution and delivery of this Agreement have been</w:t>
      </w:r>
      <w:r>
        <w:rPr>
          <w:spacing w:val="-15"/>
          <w:sz w:val="24"/>
          <w:szCs w:val="24"/>
        </w:rPr>
        <w:t xml:space="preserve"> </w:t>
      </w:r>
      <w:r>
        <w:rPr>
          <w:sz w:val="24"/>
          <w:szCs w:val="24"/>
        </w:rPr>
        <w:t>obtained;</w:t>
      </w:r>
    </w:p>
    <w:p w14:paraId="31D0A4EC" w14:textId="77777777" w:rsidR="001F2640" w:rsidRDefault="001F2640">
      <w:pPr>
        <w:pStyle w:val="BodyText"/>
        <w:spacing w:before="4"/>
      </w:pPr>
    </w:p>
    <w:p w14:paraId="2C53C5A8" w14:textId="77777777" w:rsidR="001F2640" w:rsidRDefault="00000000">
      <w:pPr>
        <w:pStyle w:val="1"/>
        <w:numPr>
          <w:ilvl w:val="2"/>
          <w:numId w:val="1"/>
        </w:numPr>
        <w:tabs>
          <w:tab w:val="left" w:pos="2041"/>
        </w:tabs>
        <w:spacing w:line="276" w:lineRule="auto"/>
        <w:ind w:right="582"/>
        <w:jc w:val="both"/>
        <w:rPr>
          <w:sz w:val="24"/>
          <w:szCs w:val="24"/>
        </w:rPr>
      </w:pPr>
      <w:r>
        <w:rPr>
          <w:sz w:val="24"/>
          <w:szCs w:val="24"/>
        </w:rPr>
        <w:t xml:space="preserve">no person or entity has or will have, </w:t>
      </w:r>
      <w:proofErr w:type="gramStart"/>
      <w:r>
        <w:rPr>
          <w:sz w:val="24"/>
          <w:szCs w:val="24"/>
        </w:rPr>
        <w:t>as a result of</w:t>
      </w:r>
      <w:proofErr w:type="gramEnd"/>
      <w:r>
        <w:rPr>
          <w:sz w:val="24"/>
          <w:szCs w:val="24"/>
        </w:rPr>
        <w:t xml:space="preserve"> the transactions contemplated by this Agreement, any right, interest or valid claim against or upon such party for any commission, fee or other compensation as a finder</w:t>
      </w:r>
      <w:r>
        <w:rPr>
          <w:spacing w:val="-13"/>
          <w:sz w:val="24"/>
          <w:szCs w:val="24"/>
        </w:rPr>
        <w:t xml:space="preserve"> </w:t>
      </w:r>
      <w:r>
        <w:rPr>
          <w:sz w:val="24"/>
          <w:szCs w:val="24"/>
        </w:rPr>
        <w:t>or broker because of any act by such party of its agents;</w:t>
      </w:r>
      <w:r>
        <w:rPr>
          <w:spacing w:val="-12"/>
          <w:sz w:val="24"/>
          <w:szCs w:val="24"/>
        </w:rPr>
        <w:t xml:space="preserve"> </w:t>
      </w:r>
      <w:r>
        <w:rPr>
          <w:sz w:val="24"/>
          <w:szCs w:val="24"/>
        </w:rPr>
        <w:t>and</w:t>
      </w:r>
    </w:p>
    <w:p w14:paraId="24D2824B" w14:textId="77777777" w:rsidR="001F2640" w:rsidRDefault="001F2640">
      <w:pPr>
        <w:pStyle w:val="BodyText"/>
        <w:spacing w:before="6"/>
      </w:pPr>
    </w:p>
    <w:p w14:paraId="3ADD3CEE" w14:textId="77777777" w:rsidR="001F2640" w:rsidRDefault="00000000">
      <w:pPr>
        <w:pStyle w:val="1"/>
        <w:numPr>
          <w:ilvl w:val="2"/>
          <w:numId w:val="1"/>
        </w:numPr>
        <w:tabs>
          <w:tab w:val="left" w:pos="2041"/>
        </w:tabs>
        <w:spacing w:line="276" w:lineRule="auto"/>
        <w:ind w:right="582"/>
        <w:jc w:val="both"/>
        <w:rPr>
          <w:sz w:val="24"/>
          <w:szCs w:val="24"/>
        </w:rPr>
      </w:pPr>
      <w:r>
        <w:rPr>
          <w:sz w:val="24"/>
          <w:szCs w:val="24"/>
        </w:rPr>
        <w:t>within ninety (90) days of the date of issuance of the Licensed Patent, the Licensee will:</w:t>
      </w:r>
    </w:p>
    <w:p w14:paraId="54774D74" w14:textId="77777777" w:rsidR="001F2640" w:rsidRDefault="001F2640">
      <w:pPr>
        <w:pStyle w:val="BodyText"/>
        <w:spacing w:before="2"/>
      </w:pPr>
    </w:p>
    <w:p w14:paraId="7FE3308E" w14:textId="77777777" w:rsidR="001F2640" w:rsidRDefault="00000000">
      <w:pPr>
        <w:pStyle w:val="1"/>
        <w:numPr>
          <w:ilvl w:val="3"/>
          <w:numId w:val="1"/>
        </w:numPr>
        <w:tabs>
          <w:tab w:val="left" w:pos="3120"/>
          <w:tab w:val="left" w:pos="3121"/>
        </w:tabs>
        <w:spacing w:line="276" w:lineRule="auto"/>
        <w:ind w:right="631"/>
        <w:jc w:val="both"/>
        <w:rPr>
          <w:sz w:val="24"/>
          <w:szCs w:val="24"/>
        </w:rPr>
      </w:pPr>
      <w:r>
        <w:rPr>
          <w:sz w:val="24"/>
          <w:szCs w:val="24"/>
        </w:rPr>
        <w:t xml:space="preserve">either modify any agreement </w:t>
      </w:r>
      <w:proofErr w:type="gramStart"/>
      <w:r>
        <w:rPr>
          <w:sz w:val="24"/>
          <w:szCs w:val="24"/>
        </w:rPr>
        <w:t>entered into</w:t>
      </w:r>
      <w:proofErr w:type="gramEnd"/>
      <w:r>
        <w:rPr>
          <w:sz w:val="24"/>
          <w:szCs w:val="24"/>
        </w:rPr>
        <w:t xml:space="preserve"> by the Licensee with any third party under which the Licensee was granted with a</w:t>
      </w:r>
      <w:r>
        <w:rPr>
          <w:spacing w:val="-16"/>
          <w:sz w:val="24"/>
          <w:szCs w:val="24"/>
        </w:rPr>
        <w:t xml:space="preserve"> </w:t>
      </w:r>
      <w:r>
        <w:rPr>
          <w:sz w:val="24"/>
          <w:szCs w:val="24"/>
        </w:rPr>
        <w:t xml:space="preserve">right to use </w:t>
      </w:r>
      <w:proofErr w:type="gramStart"/>
      <w:r>
        <w:rPr>
          <w:sz w:val="24"/>
          <w:szCs w:val="24"/>
        </w:rPr>
        <w:t>tip based</w:t>
      </w:r>
      <w:proofErr w:type="gramEnd"/>
      <w:r>
        <w:rPr>
          <w:sz w:val="24"/>
          <w:szCs w:val="24"/>
        </w:rPr>
        <w:t xml:space="preserve"> vibration features which are covered under the Licensed Patent such that it does not grant the Licensee rights to use technology covered under the Licensed Patent;</w:t>
      </w:r>
      <w:r>
        <w:rPr>
          <w:spacing w:val="-3"/>
          <w:sz w:val="24"/>
          <w:szCs w:val="24"/>
        </w:rPr>
        <w:t xml:space="preserve"> </w:t>
      </w:r>
      <w:r>
        <w:rPr>
          <w:sz w:val="24"/>
          <w:szCs w:val="24"/>
        </w:rPr>
        <w:t>or</w:t>
      </w:r>
    </w:p>
    <w:p w14:paraId="49CABA7C" w14:textId="77777777" w:rsidR="001F2640" w:rsidRDefault="00000000">
      <w:pPr>
        <w:pStyle w:val="1"/>
        <w:numPr>
          <w:ilvl w:val="3"/>
          <w:numId w:val="1"/>
        </w:numPr>
        <w:tabs>
          <w:tab w:val="left" w:pos="3120"/>
          <w:tab w:val="left" w:pos="3121"/>
        </w:tabs>
        <w:spacing w:before="91"/>
        <w:ind w:hanging="552"/>
        <w:jc w:val="both"/>
        <w:rPr>
          <w:sz w:val="24"/>
          <w:szCs w:val="24"/>
        </w:rPr>
      </w:pPr>
      <w:r>
        <w:rPr>
          <w:sz w:val="24"/>
          <w:szCs w:val="24"/>
        </w:rPr>
        <w:t>terminate such agreement as detailed in 6.4(f)(</w:t>
      </w:r>
      <w:proofErr w:type="spellStart"/>
      <w:r>
        <w:rPr>
          <w:sz w:val="24"/>
          <w:szCs w:val="24"/>
        </w:rPr>
        <w:t>i</w:t>
      </w:r>
      <w:proofErr w:type="spellEnd"/>
      <w:r>
        <w:rPr>
          <w:sz w:val="24"/>
          <w:szCs w:val="24"/>
        </w:rPr>
        <w:t>)</w:t>
      </w:r>
      <w:r>
        <w:rPr>
          <w:spacing w:val="-3"/>
          <w:sz w:val="24"/>
          <w:szCs w:val="24"/>
        </w:rPr>
        <w:t xml:space="preserve"> </w:t>
      </w:r>
      <w:r>
        <w:rPr>
          <w:sz w:val="24"/>
          <w:szCs w:val="24"/>
        </w:rPr>
        <w:t>above.</w:t>
      </w:r>
    </w:p>
    <w:p w14:paraId="01610D7A" w14:textId="77777777" w:rsidR="001F2640" w:rsidRDefault="001F2640">
      <w:pPr>
        <w:pStyle w:val="BodyText"/>
        <w:spacing w:before="1"/>
      </w:pPr>
    </w:p>
    <w:p w14:paraId="034EC06A" w14:textId="77777777" w:rsidR="001F2640" w:rsidRDefault="00000000">
      <w:pPr>
        <w:pStyle w:val="1"/>
        <w:numPr>
          <w:ilvl w:val="0"/>
          <w:numId w:val="1"/>
        </w:numPr>
        <w:tabs>
          <w:tab w:val="left" w:pos="961"/>
        </w:tabs>
        <w:spacing w:line="276" w:lineRule="auto"/>
        <w:ind w:right="479"/>
        <w:jc w:val="both"/>
        <w:rPr>
          <w:bCs/>
          <w:sz w:val="24"/>
          <w:szCs w:val="24"/>
        </w:rPr>
      </w:pPr>
      <w:bookmarkStart w:id="10" w:name="OLE_LINK2"/>
      <w:r>
        <w:rPr>
          <w:rFonts w:ascii="Times New Roman Bold" w:hAnsi="Times New Roman Bold" w:cs="Times New Roman Bold"/>
          <w:b/>
          <w:sz w:val="24"/>
          <w:szCs w:val="24"/>
          <w:u w:val="single"/>
        </w:rPr>
        <w:t xml:space="preserve">Disclaimer of Agency. </w:t>
      </w:r>
      <w:r>
        <w:rPr>
          <w:bCs/>
          <w:sz w:val="24"/>
          <w:szCs w:val="24"/>
        </w:rPr>
        <w:t>The Parties are independent and are not and shall not be construed as joint venturers, partners, employer/employee, or agents of the other, and neither shall have the power to bind or obligate the other, except as set forth in this Agreement.</w:t>
      </w:r>
    </w:p>
    <w:p w14:paraId="7F3853BC" w14:textId="77777777" w:rsidR="001F2640" w:rsidRDefault="001F2640">
      <w:pPr>
        <w:pStyle w:val="BodyText"/>
        <w:spacing w:before="9"/>
      </w:pPr>
    </w:p>
    <w:p w14:paraId="2EF14599" w14:textId="77777777" w:rsidR="001F2640" w:rsidRDefault="00000000">
      <w:pPr>
        <w:pStyle w:val="1"/>
        <w:numPr>
          <w:ilvl w:val="0"/>
          <w:numId w:val="1"/>
        </w:numPr>
        <w:tabs>
          <w:tab w:val="left" w:pos="961"/>
        </w:tabs>
        <w:spacing w:line="276" w:lineRule="auto"/>
        <w:ind w:right="479"/>
        <w:jc w:val="both"/>
        <w:rPr>
          <w:rFonts w:ascii="Times New Roman Bold" w:hAnsi="Times New Roman Bold" w:cs="Times New Roman Bold"/>
          <w:b/>
          <w:sz w:val="24"/>
          <w:szCs w:val="24"/>
          <w:u w:val="single"/>
        </w:rPr>
      </w:pPr>
      <w:r>
        <w:rPr>
          <w:rFonts w:ascii="Times New Roman Bold" w:hAnsi="Times New Roman Bold" w:cs="Times New Roman Bold"/>
          <w:b/>
          <w:sz w:val="24"/>
          <w:szCs w:val="24"/>
          <w:u w:val="single"/>
        </w:rPr>
        <w:t xml:space="preserve">Default. </w:t>
      </w:r>
      <w:r>
        <w:rPr>
          <w:bCs/>
          <w:sz w:val="24"/>
          <w:szCs w:val="24"/>
        </w:rPr>
        <w:t>Either Party (“the Defaulting Party”) is under a material default under this Agreement if the Defaulting Party fails to comply with any terms of this Agreement and the failure continues for thirty (30) days following a notice from the other Party (the “Aggrieved Party”). If, however, compliance cannot, with diligence, reasonably be fully accomplished within that thirty (30) day period, the Defaulting Party shall have an additional period not to exceed thirty (30) days to fully comply, provided that the Defaulting Party notifies the Aggrieved Party of its intention to comply (and specifying in reasonable detail the steps to be taken) and commences compliance within the original thirty (30) day period and thereafter pursues compliance to completion with diligence and provides the Aggrieved Party with status updates on the progress at least every ten (10) days.</w:t>
      </w:r>
    </w:p>
    <w:bookmarkEnd w:id="10"/>
    <w:p w14:paraId="7907D81E" w14:textId="77777777" w:rsidR="001F2640" w:rsidRDefault="001F2640">
      <w:pPr>
        <w:pStyle w:val="BodyText"/>
        <w:spacing w:before="8"/>
      </w:pPr>
    </w:p>
    <w:p w14:paraId="3CFAF96D" w14:textId="77777777" w:rsidR="001F2640" w:rsidRDefault="00000000">
      <w:pPr>
        <w:pStyle w:val="Heading1"/>
        <w:numPr>
          <w:ilvl w:val="0"/>
          <w:numId w:val="1"/>
        </w:numPr>
        <w:tabs>
          <w:tab w:val="left" w:pos="961"/>
        </w:tabs>
        <w:spacing w:before="1"/>
        <w:rPr>
          <w:u w:val="none"/>
        </w:rPr>
      </w:pPr>
      <w:bookmarkStart w:id="11" w:name="9._Termination."/>
      <w:bookmarkEnd w:id="11"/>
      <w:r>
        <w:rPr>
          <w:u w:val="thick"/>
        </w:rPr>
        <w:t>Termination.</w:t>
      </w:r>
    </w:p>
    <w:p w14:paraId="033F8E1D" w14:textId="77777777" w:rsidR="001F2640" w:rsidRDefault="001F2640">
      <w:pPr>
        <w:pStyle w:val="BodyText"/>
        <w:rPr>
          <w:b/>
        </w:rPr>
      </w:pPr>
    </w:p>
    <w:p w14:paraId="383B94E6" w14:textId="77777777" w:rsidR="001F2640" w:rsidRDefault="00000000">
      <w:pPr>
        <w:pStyle w:val="1"/>
        <w:numPr>
          <w:ilvl w:val="1"/>
          <w:numId w:val="1"/>
        </w:numPr>
        <w:tabs>
          <w:tab w:val="left" w:pos="1441"/>
        </w:tabs>
        <w:spacing w:before="90"/>
        <w:rPr>
          <w:sz w:val="24"/>
          <w:szCs w:val="24"/>
        </w:rPr>
      </w:pPr>
      <w:r>
        <w:rPr>
          <w:sz w:val="24"/>
          <w:szCs w:val="24"/>
        </w:rPr>
        <w:t>This Agreement shall terminate by written agreement by both</w:t>
      </w:r>
      <w:r>
        <w:rPr>
          <w:spacing w:val="-11"/>
          <w:sz w:val="24"/>
          <w:szCs w:val="24"/>
        </w:rPr>
        <w:t xml:space="preserve"> </w:t>
      </w:r>
      <w:r>
        <w:rPr>
          <w:sz w:val="24"/>
          <w:szCs w:val="24"/>
        </w:rPr>
        <w:t>Parties.</w:t>
      </w:r>
    </w:p>
    <w:p w14:paraId="60CC1565" w14:textId="77777777" w:rsidR="001F2640" w:rsidRDefault="001F2640">
      <w:pPr>
        <w:pStyle w:val="BodyText"/>
        <w:spacing w:before="4"/>
      </w:pPr>
    </w:p>
    <w:p w14:paraId="105DAC5F" w14:textId="77777777" w:rsidR="001F2640" w:rsidRDefault="00000000">
      <w:pPr>
        <w:pStyle w:val="1"/>
        <w:numPr>
          <w:ilvl w:val="1"/>
          <w:numId w:val="1"/>
        </w:numPr>
        <w:tabs>
          <w:tab w:val="left" w:pos="1441"/>
        </w:tabs>
        <w:spacing w:line="276" w:lineRule="auto"/>
        <w:ind w:right="524"/>
        <w:jc w:val="both"/>
        <w:rPr>
          <w:sz w:val="24"/>
          <w:szCs w:val="24"/>
        </w:rPr>
      </w:pPr>
      <w:r>
        <w:rPr>
          <w:sz w:val="24"/>
          <w:szCs w:val="24"/>
        </w:rPr>
        <w:t>If the Defaulting Party shall fail to substantially perform any of its material obligations under this Agreement, the Aggrieved Party may at its option provide a written notice to the Defaulting Party stating the breach/default, and that the Aggrieved Party intends to terminate this Agreement if the breach is not cured within thirty (30) days of the written notice. The termination of this Agreement</w:t>
      </w:r>
      <w:r>
        <w:rPr>
          <w:spacing w:val="-36"/>
          <w:sz w:val="24"/>
          <w:szCs w:val="24"/>
        </w:rPr>
        <w:t xml:space="preserve"> </w:t>
      </w:r>
      <w:r>
        <w:rPr>
          <w:sz w:val="24"/>
          <w:szCs w:val="24"/>
        </w:rPr>
        <w:t>shall come into effect immediately after the expiry of the period of thirty (30) days if the breach/default is not cured unless otherwise agreed by the Parties. Failure of the Aggrieved Party to terminate this Agreement shall be without prejudice to the rights of the Aggrieved Party to terminate for a later breach, and any termination or failure to terminate hereunder shall be without prejudice to any other rights the Aggrieved Party may have under this</w:t>
      </w:r>
      <w:r>
        <w:rPr>
          <w:spacing w:val="-11"/>
          <w:sz w:val="24"/>
          <w:szCs w:val="24"/>
        </w:rPr>
        <w:t xml:space="preserve"> </w:t>
      </w:r>
      <w:r>
        <w:rPr>
          <w:sz w:val="24"/>
          <w:szCs w:val="24"/>
        </w:rPr>
        <w:t>Agreement.</w:t>
      </w:r>
    </w:p>
    <w:p w14:paraId="74AA6278" w14:textId="77777777" w:rsidR="001F2640" w:rsidRDefault="001F2640">
      <w:pPr>
        <w:pStyle w:val="BodyText"/>
        <w:spacing w:before="8"/>
      </w:pPr>
    </w:p>
    <w:p w14:paraId="47908B02" w14:textId="77777777" w:rsidR="001F2640" w:rsidRDefault="00000000">
      <w:pPr>
        <w:pStyle w:val="1"/>
        <w:numPr>
          <w:ilvl w:val="1"/>
          <w:numId w:val="1"/>
        </w:numPr>
        <w:tabs>
          <w:tab w:val="left" w:pos="1441"/>
        </w:tabs>
        <w:spacing w:line="276" w:lineRule="auto"/>
        <w:ind w:right="584"/>
        <w:jc w:val="both"/>
        <w:rPr>
          <w:sz w:val="24"/>
          <w:szCs w:val="24"/>
        </w:rPr>
      </w:pPr>
      <w:r>
        <w:rPr>
          <w:sz w:val="24"/>
          <w:szCs w:val="24"/>
        </w:rPr>
        <w:t>This Agreement shall terminate if one or both Parties become insolvent or if a</w:t>
      </w:r>
      <w:r>
        <w:rPr>
          <w:spacing w:val="-14"/>
          <w:sz w:val="24"/>
          <w:szCs w:val="24"/>
        </w:rPr>
        <w:t xml:space="preserve"> </w:t>
      </w:r>
      <w:r>
        <w:rPr>
          <w:sz w:val="24"/>
          <w:szCs w:val="24"/>
        </w:rPr>
        <w:t xml:space="preserve">court of competent jurisdiction enters an order or decree in respect of such Party under any </w:t>
      </w:r>
      <w:r>
        <w:rPr>
          <w:sz w:val="24"/>
          <w:szCs w:val="24"/>
        </w:rPr>
        <w:lastRenderedPageBreak/>
        <w:t xml:space="preserve">bankruptcy or similar law approving a petition for reorganization or appointing a custodian for all or substantially all its assets or ordering the liquidation of such Party. </w:t>
      </w:r>
      <w:proofErr w:type="gramStart"/>
      <w:r>
        <w:rPr>
          <w:sz w:val="24"/>
          <w:szCs w:val="24"/>
        </w:rPr>
        <w:t>In the event that</w:t>
      </w:r>
      <w:proofErr w:type="gramEnd"/>
      <w:r>
        <w:rPr>
          <w:sz w:val="24"/>
          <w:szCs w:val="24"/>
        </w:rPr>
        <w:t xml:space="preserve"> the Licensee sells </w:t>
      </w:r>
      <w:proofErr w:type="gramStart"/>
      <w:r>
        <w:rPr>
          <w:sz w:val="24"/>
          <w:szCs w:val="24"/>
        </w:rPr>
        <w:t>all of</w:t>
      </w:r>
      <w:proofErr w:type="gramEnd"/>
      <w:r>
        <w:rPr>
          <w:sz w:val="24"/>
          <w:szCs w:val="24"/>
        </w:rPr>
        <w:t xml:space="preserve"> its assets to a third party, or otherwise cease to exist in its current form, the Licensor, at its discretion, may immediately terminate this Agreement with written</w:t>
      </w:r>
      <w:r>
        <w:rPr>
          <w:spacing w:val="-7"/>
          <w:sz w:val="24"/>
          <w:szCs w:val="24"/>
        </w:rPr>
        <w:t xml:space="preserve"> </w:t>
      </w:r>
      <w:r>
        <w:rPr>
          <w:sz w:val="24"/>
          <w:szCs w:val="24"/>
        </w:rPr>
        <w:t>notice.</w:t>
      </w:r>
    </w:p>
    <w:p w14:paraId="0F31977B" w14:textId="77777777" w:rsidR="001F2640" w:rsidRDefault="001F2640">
      <w:pPr>
        <w:pStyle w:val="BodyText"/>
        <w:spacing w:before="6"/>
      </w:pPr>
    </w:p>
    <w:p w14:paraId="7C8D15A8" w14:textId="77777777" w:rsidR="001F2640" w:rsidRDefault="00000000">
      <w:pPr>
        <w:pStyle w:val="1"/>
        <w:numPr>
          <w:ilvl w:val="1"/>
          <w:numId w:val="1"/>
        </w:numPr>
        <w:tabs>
          <w:tab w:val="left" w:pos="1441"/>
        </w:tabs>
        <w:spacing w:line="276" w:lineRule="auto"/>
        <w:ind w:right="584"/>
        <w:jc w:val="both"/>
        <w:rPr>
          <w:sz w:val="24"/>
          <w:szCs w:val="24"/>
        </w:rPr>
      </w:pPr>
      <w:r>
        <w:rPr>
          <w:sz w:val="24"/>
          <w:szCs w:val="24"/>
        </w:rPr>
        <w:t>Notwithstanding the foregoing, the Licensor, at its option, may immediately terminate this Agreement with written notice, with or without cause.</w:t>
      </w:r>
    </w:p>
    <w:p w14:paraId="4B84D547" w14:textId="77777777" w:rsidR="001F2640" w:rsidRDefault="001F2640">
      <w:pPr>
        <w:pStyle w:val="BodyText"/>
        <w:spacing w:before="2"/>
      </w:pPr>
    </w:p>
    <w:p w14:paraId="41F6D963" w14:textId="77777777" w:rsidR="001F2640" w:rsidRDefault="00000000">
      <w:pPr>
        <w:pStyle w:val="1"/>
        <w:numPr>
          <w:ilvl w:val="0"/>
          <w:numId w:val="1"/>
        </w:numPr>
        <w:tabs>
          <w:tab w:val="left" w:pos="961"/>
        </w:tabs>
        <w:spacing w:line="276" w:lineRule="auto"/>
        <w:ind w:right="479"/>
        <w:jc w:val="both"/>
        <w:rPr>
          <w:rFonts w:ascii="Times New Roman Bold" w:hAnsi="Times New Roman Bold" w:cs="Times New Roman Bold"/>
          <w:b/>
          <w:sz w:val="24"/>
          <w:szCs w:val="24"/>
          <w:u w:val="single"/>
        </w:rPr>
      </w:pPr>
      <w:r>
        <w:rPr>
          <w:rFonts w:ascii="Times New Roman Bold" w:hAnsi="Times New Roman Bold" w:cs="Times New Roman Bold"/>
          <w:b/>
          <w:sz w:val="24"/>
          <w:szCs w:val="24"/>
          <w:u w:val="single"/>
        </w:rPr>
        <w:t>Effect of Termination.</w:t>
      </w:r>
      <w:r>
        <w:rPr>
          <w:bCs/>
          <w:sz w:val="24"/>
          <w:szCs w:val="24"/>
        </w:rPr>
        <w:t xml:space="preserve"> Upon expiration or termination of this Agreement, if the Defaulting Party is the Licensee, the Licensee shall immediately cease using the rights licensed under this Agreement and shall send to the Licensor a certificate signed by a duly authorized officer of the Licensee stating that it no longer has any right to use the aforesaid rights. Additionally, the Licensee shall promptly return to the Licensor any proprietary items of the Licensor then in the Licensee’s possession or control, or upon the consent of the Licensor, shall promptly destroy such content proprietary items and certify such destruction.</w:t>
      </w:r>
    </w:p>
    <w:p w14:paraId="35FE8794" w14:textId="77777777" w:rsidR="001F2640" w:rsidRDefault="001F2640">
      <w:pPr>
        <w:pStyle w:val="1"/>
        <w:numPr>
          <w:ilvl w:val="255"/>
          <w:numId w:val="0"/>
        </w:numPr>
        <w:tabs>
          <w:tab w:val="left" w:pos="961"/>
        </w:tabs>
        <w:spacing w:line="276" w:lineRule="auto"/>
        <w:ind w:left="600" w:right="479"/>
        <w:jc w:val="both"/>
        <w:rPr>
          <w:rFonts w:ascii="Times New Roman Bold" w:hAnsi="Times New Roman Bold" w:cs="Times New Roman Bold"/>
          <w:b/>
          <w:sz w:val="24"/>
          <w:szCs w:val="24"/>
          <w:u w:val="single"/>
        </w:rPr>
      </w:pPr>
    </w:p>
    <w:p w14:paraId="00A3FFBA" w14:textId="77777777" w:rsidR="001F2640" w:rsidRDefault="00000000">
      <w:pPr>
        <w:pStyle w:val="1"/>
        <w:numPr>
          <w:ilvl w:val="0"/>
          <w:numId w:val="1"/>
        </w:numPr>
        <w:tabs>
          <w:tab w:val="left" w:pos="961"/>
        </w:tabs>
        <w:spacing w:before="90" w:line="276" w:lineRule="auto"/>
        <w:ind w:right="505"/>
        <w:jc w:val="both"/>
        <w:rPr>
          <w:sz w:val="24"/>
          <w:szCs w:val="24"/>
        </w:rPr>
      </w:pPr>
      <w:r>
        <w:rPr>
          <w:b/>
          <w:sz w:val="24"/>
          <w:szCs w:val="24"/>
          <w:u w:val="thick"/>
        </w:rPr>
        <w:t>Waiver.</w:t>
      </w:r>
      <w:r>
        <w:rPr>
          <w:b/>
          <w:sz w:val="24"/>
          <w:szCs w:val="24"/>
        </w:rPr>
        <w:t xml:space="preserve"> </w:t>
      </w:r>
      <w:r>
        <w:rPr>
          <w:sz w:val="24"/>
          <w:szCs w:val="24"/>
        </w:rPr>
        <w:t xml:space="preserve">No waiver by the Licensor of the violation of any term, covenant or condition hereof by the Licensee, shall be deemed a waiver of any other term, covenant or condition hereof, or of any subsequent violation by the Licensee of the same or of any other term, covenant or condition hereof. The Licensor's consent to, or approval of, any act shall not be deemed to render unnecessary the obtaining of the Licensor's consent to, or approval of, any subsequent or similar act </w:t>
      </w:r>
      <w:r>
        <w:rPr>
          <w:spacing w:val="2"/>
          <w:sz w:val="24"/>
          <w:szCs w:val="24"/>
        </w:rPr>
        <w:t xml:space="preserve">by </w:t>
      </w:r>
      <w:r>
        <w:rPr>
          <w:sz w:val="24"/>
          <w:szCs w:val="24"/>
        </w:rPr>
        <w:t>the Licensee, or be construed as the</w:t>
      </w:r>
      <w:r>
        <w:rPr>
          <w:spacing w:val="-23"/>
          <w:sz w:val="24"/>
          <w:szCs w:val="24"/>
        </w:rPr>
        <w:t xml:space="preserve"> </w:t>
      </w:r>
      <w:r>
        <w:rPr>
          <w:sz w:val="24"/>
          <w:szCs w:val="24"/>
        </w:rPr>
        <w:t>basis of an estoppel to enforce the provision or provisions of this Agreement requiring such consent.</w:t>
      </w:r>
    </w:p>
    <w:p w14:paraId="2E963692" w14:textId="77777777" w:rsidR="001F2640" w:rsidRDefault="001F2640">
      <w:pPr>
        <w:pStyle w:val="BodyText"/>
        <w:spacing w:before="6"/>
      </w:pPr>
    </w:p>
    <w:p w14:paraId="53B85B20" w14:textId="77777777" w:rsidR="001F2640" w:rsidRDefault="00000000">
      <w:pPr>
        <w:pStyle w:val="1"/>
        <w:numPr>
          <w:ilvl w:val="0"/>
          <w:numId w:val="1"/>
        </w:numPr>
        <w:tabs>
          <w:tab w:val="left" w:pos="961"/>
        </w:tabs>
        <w:spacing w:line="276" w:lineRule="auto"/>
        <w:ind w:right="497"/>
        <w:jc w:val="both"/>
        <w:rPr>
          <w:sz w:val="24"/>
          <w:szCs w:val="24"/>
        </w:rPr>
      </w:pPr>
      <w:r>
        <w:rPr>
          <w:b/>
          <w:sz w:val="24"/>
          <w:szCs w:val="24"/>
          <w:u w:val="thick"/>
        </w:rPr>
        <w:t>Indemnification.</w:t>
      </w:r>
      <w:r>
        <w:rPr>
          <w:b/>
          <w:sz w:val="24"/>
          <w:szCs w:val="24"/>
        </w:rPr>
        <w:t xml:space="preserve"> </w:t>
      </w:r>
      <w:bookmarkStart w:id="12" w:name="OLE_LINK3"/>
      <w:r>
        <w:rPr>
          <w:sz w:val="24"/>
          <w:szCs w:val="24"/>
        </w:rPr>
        <w:t>The Licensee shall fully indemnify, defend, and hold harmless the Licensor, its affiliates, its directors, officers, employees, consultants, agents, and other representatives from and against any and all claims, losses, damages, expenses, suits, and liability that arise directly or indirectly out of the Licensee’s use of the Licensed Patent</w:t>
      </w:r>
      <w:r>
        <w:rPr>
          <w:spacing w:val="-17"/>
          <w:sz w:val="24"/>
          <w:szCs w:val="24"/>
        </w:rPr>
        <w:t xml:space="preserve"> </w:t>
      </w:r>
      <w:r>
        <w:rPr>
          <w:sz w:val="24"/>
          <w:szCs w:val="24"/>
        </w:rPr>
        <w:t>in breach of this Agreement and/or the Licensee’s violation of this</w:t>
      </w:r>
      <w:r>
        <w:rPr>
          <w:spacing w:val="-5"/>
          <w:sz w:val="24"/>
          <w:szCs w:val="24"/>
        </w:rPr>
        <w:t xml:space="preserve"> </w:t>
      </w:r>
      <w:r>
        <w:rPr>
          <w:sz w:val="24"/>
          <w:szCs w:val="24"/>
        </w:rPr>
        <w:t>Agreement</w:t>
      </w:r>
      <w:bookmarkEnd w:id="12"/>
      <w:r>
        <w:rPr>
          <w:sz w:val="24"/>
          <w:szCs w:val="24"/>
        </w:rPr>
        <w:t>.</w:t>
      </w:r>
    </w:p>
    <w:p w14:paraId="628CC908" w14:textId="77777777" w:rsidR="001F2640" w:rsidRDefault="001F2640">
      <w:pPr>
        <w:pStyle w:val="BodyText"/>
        <w:spacing w:before="9"/>
      </w:pPr>
    </w:p>
    <w:p w14:paraId="4E091770" w14:textId="77777777" w:rsidR="001F2640" w:rsidRDefault="00000000">
      <w:pPr>
        <w:pStyle w:val="1"/>
        <w:numPr>
          <w:ilvl w:val="0"/>
          <w:numId w:val="1"/>
        </w:numPr>
        <w:tabs>
          <w:tab w:val="left" w:pos="961"/>
        </w:tabs>
        <w:spacing w:after="240" w:line="276" w:lineRule="auto"/>
        <w:ind w:left="965" w:right="576"/>
        <w:jc w:val="both"/>
        <w:rPr>
          <w:sz w:val="24"/>
          <w:szCs w:val="24"/>
        </w:rPr>
      </w:pPr>
      <w:r>
        <w:rPr>
          <w:b/>
          <w:sz w:val="24"/>
          <w:szCs w:val="24"/>
          <w:u w:val="thick"/>
        </w:rPr>
        <w:t>Severability.</w:t>
      </w:r>
      <w:r>
        <w:rPr>
          <w:b/>
          <w:sz w:val="24"/>
          <w:szCs w:val="24"/>
        </w:rPr>
        <w:t xml:space="preserve"> </w:t>
      </w:r>
      <w:r>
        <w:rPr>
          <w:spacing w:val="-3"/>
          <w:sz w:val="24"/>
          <w:szCs w:val="24"/>
        </w:rPr>
        <w:t xml:space="preserve">In </w:t>
      </w:r>
      <w:r>
        <w:rPr>
          <w:sz w:val="24"/>
          <w:szCs w:val="24"/>
        </w:rPr>
        <w:t>the event one or more of the provisions contained in the Agreement shall, for any reason, be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If moreover, any provision contained in this Agreement shall, for any reason, be held to be excessively broad as to time duration, geographical scope, activity, or subject, it shall be deemed amended to</w:t>
      </w:r>
      <w:r>
        <w:rPr>
          <w:spacing w:val="-25"/>
          <w:sz w:val="24"/>
          <w:szCs w:val="24"/>
        </w:rPr>
        <w:t xml:space="preserve"> </w:t>
      </w:r>
      <w:r>
        <w:rPr>
          <w:sz w:val="24"/>
          <w:szCs w:val="24"/>
        </w:rPr>
        <w:t>the extent necessary for such provision to be held valid and</w:t>
      </w:r>
      <w:r>
        <w:rPr>
          <w:spacing w:val="-8"/>
          <w:sz w:val="24"/>
          <w:szCs w:val="24"/>
        </w:rPr>
        <w:t xml:space="preserve"> </w:t>
      </w:r>
      <w:r>
        <w:rPr>
          <w:sz w:val="24"/>
          <w:szCs w:val="24"/>
        </w:rPr>
        <w:t>enforceable.</w:t>
      </w:r>
    </w:p>
    <w:p w14:paraId="4DD5143B" w14:textId="77777777" w:rsidR="001F2640" w:rsidRDefault="00000000">
      <w:pPr>
        <w:pStyle w:val="1"/>
        <w:numPr>
          <w:ilvl w:val="0"/>
          <w:numId w:val="1"/>
        </w:numPr>
        <w:tabs>
          <w:tab w:val="left" w:pos="961"/>
        </w:tabs>
        <w:spacing w:before="80" w:line="276" w:lineRule="auto"/>
        <w:ind w:right="567"/>
        <w:jc w:val="both"/>
        <w:rPr>
          <w:sz w:val="24"/>
          <w:szCs w:val="24"/>
        </w:rPr>
      </w:pPr>
      <w:r>
        <w:rPr>
          <w:b/>
          <w:sz w:val="24"/>
          <w:szCs w:val="24"/>
          <w:u w:val="thick"/>
        </w:rPr>
        <w:t>Notices.</w:t>
      </w:r>
      <w:r>
        <w:rPr>
          <w:b/>
          <w:sz w:val="24"/>
          <w:szCs w:val="24"/>
        </w:rPr>
        <w:t xml:space="preserve"> </w:t>
      </w:r>
      <w:r>
        <w:rPr>
          <w:rFonts w:hint="eastAsia"/>
          <w:sz w:val="24"/>
          <w:szCs w:val="24"/>
        </w:rPr>
        <w:t xml:space="preserve">All notices required or permitted by this Agreement shall be in writing and shall </w:t>
      </w:r>
      <w:r>
        <w:rPr>
          <w:rFonts w:hint="eastAsia"/>
          <w:sz w:val="24"/>
          <w:szCs w:val="24"/>
        </w:rPr>
        <w:lastRenderedPageBreak/>
        <w:t xml:space="preserve">be sent by electronic mail to the address set forth below. Such notices shall be deemed sufficiently given when served in this manner. </w:t>
      </w:r>
    </w:p>
    <w:p w14:paraId="0275EE88" w14:textId="77777777" w:rsidR="001F2640" w:rsidRDefault="001F2640">
      <w:pPr>
        <w:pStyle w:val="BodyText"/>
        <w:spacing w:before="8"/>
      </w:pPr>
    </w:p>
    <w:p w14:paraId="014C9BBF" w14:textId="77777777" w:rsidR="001F2640" w:rsidRDefault="00000000">
      <w:pPr>
        <w:pStyle w:val="Heading1"/>
        <w:spacing w:before="84"/>
        <w:ind w:firstLine="0"/>
      </w:pPr>
      <w:bookmarkStart w:id="13" w:name="Notices_to_the_Licensor_shall_be_sent_to"/>
      <w:bookmarkEnd w:id="13"/>
      <w:r>
        <w:t>E</w:t>
      </w:r>
      <w:hyperlink r:id="rId8">
        <w:r>
          <w:t>mail: partners@mail.lovense.com</w:t>
        </w:r>
      </w:hyperlink>
      <w:bookmarkStart w:id="14" w:name="Notices_to_the_Licensee_shall_be_sent_to"/>
      <w:bookmarkEnd w:id="14"/>
    </w:p>
    <w:p w14:paraId="72FF94AD" w14:textId="77777777" w:rsidR="001F2640" w:rsidRDefault="001F2640">
      <w:pPr>
        <w:pStyle w:val="Heading1"/>
        <w:spacing w:before="84"/>
        <w:ind w:firstLine="0"/>
      </w:pPr>
    </w:p>
    <w:p w14:paraId="51F79AB7" w14:textId="77777777" w:rsidR="001F2640" w:rsidRDefault="00000000">
      <w:pPr>
        <w:pStyle w:val="Heading1"/>
        <w:spacing w:before="84"/>
        <w:ind w:firstLine="0"/>
        <w:rPr>
          <w:u w:val="none"/>
        </w:rPr>
      </w:pPr>
      <w:r>
        <w:rPr>
          <w:u w:val="none"/>
        </w:rPr>
        <w:t>Notices to the Licensee shall be sent to:</w:t>
      </w:r>
    </w:p>
    <w:p w14:paraId="22F73E77" w14:textId="77777777" w:rsidR="001F2640" w:rsidRDefault="001F2640">
      <w:pPr>
        <w:pStyle w:val="BodyText"/>
        <w:rPr>
          <w:b/>
        </w:rPr>
      </w:pPr>
    </w:p>
    <w:p w14:paraId="022428DC" w14:textId="77777777" w:rsidR="001F2640" w:rsidRDefault="00000000">
      <w:pPr>
        <w:pStyle w:val="BodyText"/>
        <w:spacing w:before="4"/>
      </w:pPr>
      <w:r>
        <w:rPr>
          <w:noProof/>
        </w:rPr>
        <mc:AlternateContent>
          <mc:Choice Requires="wps">
            <w:drawing>
              <wp:anchor distT="0" distB="0" distL="114300" distR="114300" simplePos="0" relativeHeight="251660288" behindDoc="1" locked="0" layoutInCell="1" allowOverlap="1" wp14:anchorId="49A6B8BF" wp14:editId="1C0A654F">
                <wp:simplePos x="0" y="0"/>
                <wp:positionH relativeFrom="page">
                  <wp:posOffset>1588135</wp:posOffset>
                </wp:positionH>
                <wp:positionV relativeFrom="paragraph">
                  <wp:posOffset>198755</wp:posOffset>
                </wp:positionV>
                <wp:extent cx="2439035" cy="0"/>
                <wp:effectExtent l="6985" t="10160" r="11430" b="889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9035" cy="0"/>
                        </a:xfrm>
                        <a:prstGeom prst="line">
                          <a:avLst/>
                        </a:prstGeom>
                        <a:noFill/>
                        <a:ln w="6096">
                          <a:solidFill>
                            <a:srgbClr val="000000"/>
                          </a:solidFill>
                          <a:round/>
                        </a:ln>
                      </wps:spPr>
                      <wps:bodyPr/>
                    </wps:wsp>
                  </a:graphicData>
                </a:graphic>
              </wp:anchor>
            </w:drawing>
          </mc:Choice>
          <mc:Fallback xmlns:wpsCustomData="http://www.wps.cn/officeDocument/2013/wpsCustomData">
            <w:pict>
              <v:line id="Line 5" o:spid="_x0000_s1026" o:spt="20" style="position:absolute;left:0pt;margin-left:125.05pt;margin-top:15.65pt;height:0pt;width:192.05pt;mso-position-horizontal-relative:page;mso-wrap-distance-bottom:0pt;mso-wrap-distance-top:0pt;z-index:-251656192;mso-width-relative:page;mso-height-relative:page;" filled="f" stroked="t" coordsize="21600,21600" o:gfxdata="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m7yl9kAAAAJAQAADwAAAAAAAAABACAAAAAiAAAAZHJz&#10;L2Rvd25yZXYueG1sUEsBAhQAFAAAAAgAh07iQIBG1U7KAQAAoAMAAA4AAAAAAAAAAQAgAAAAKAEA&#10;AGRycy9lMm9Eb2MueG1sUEsFBgAAAAAGAAYAWQEAAGQFAAAAAA==&#10;">
                <v:fill on="f" focussize="0,0"/>
                <v:stroke weight="0.48pt" color="#000000" joinstyle="round"/>
                <v:imagedata o:title=""/>
                <o:lock v:ext="edit" aspectratio="f"/>
                <w10:wrap type="topAndBottom"/>
              </v:line>
            </w:pict>
          </mc:Fallback>
        </mc:AlternateContent>
      </w:r>
      <w:r>
        <w:rPr>
          <w:noProof/>
        </w:rPr>
        <mc:AlternateContent>
          <mc:Choice Requires="wps">
            <w:drawing>
              <wp:anchor distT="0" distB="0" distL="114300" distR="114300" simplePos="0" relativeHeight="251661312" behindDoc="1" locked="0" layoutInCell="1" allowOverlap="1" wp14:anchorId="55DD4D15" wp14:editId="25E3001D">
                <wp:simplePos x="0" y="0"/>
                <wp:positionH relativeFrom="page">
                  <wp:posOffset>1588135</wp:posOffset>
                </wp:positionH>
                <wp:positionV relativeFrom="paragraph">
                  <wp:posOffset>374015</wp:posOffset>
                </wp:positionV>
                <wp:extent cx="2439035" cy="0"/>
                <wp:effectExtent l="6985" t="13970" r="11430" b="5080"/>
                <wp:wrapTopAndBottom/>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9035" cy="0"/>
                        </a:xfrm>
                        <a:prstGeom prst="line">
                          <a:avLst/>
                        </a:prstGeom>
                        <a:noFill/>
                        <a:ln w="6096">
                          <a:solidFill>
                            <a:srgbClr val="000000"/>
                          </a:solidFill>
                          <a:round/>
                        </a:ln>
                      </wps:spPr>
                      <wps:bodyPr/>
                    </wps:wsp>
                  </a:graphicData>
                </a:graphic>
              </wp:anchor>
            </w:drawing>
          </mc:Choice>
          <mc:Fallback xmlns:wpsCustomData="http://www.wps.cn/officeDocument/2013/wpsCustomData">
            <w:pict>
              <v:line id="Line 4" o:spid="_x0000_s1026" o:spt="20" style="position:absolute;left:0pt;margin-left:125.05pt;margin-top:29.45pt;height:0pt;width:192.05pt;mso-position-horizontal-relative:page;mso-wrap-distance-bottom:0pt;mso-wrap-distance-top:0pt;z-index:-251655168;mso-width-relative:page;mso-height-relative:page;" filled="f" stroked="t" coordsize="21600,21600" o:gfxdata="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jnQotkAAAAJAQAADwAAAAAAAAABACAAAAAiAAAAZHJz&#10;L2Rvd25yZXYueG1sUEsBAhQAFAAAAAgAh07iQCEDV5DKAQAAnwMAAA4AAAAAAAAAAQAgAAAAKAEA&#10;AGRycy9lMm9Eb2MueG1sUEsFBgAAAAAGAAYAWQEAAGQFAAAAAA==&#10;">
                <v:fill on="f" focussize="0,0"/>
                <v:stroke weight="0.48pt" color="#000000" joinstyle="round"/>
                <v:imagedata o:title=""/>
                <o:lock v:ext="edit" aspectratio="f"/>
                <w10:wrap type="topAndBottom"/>
              </v:line>
            </w:pict>
          </mc:Fallback>
        </mc:AlternateContent>
      </w:r>
      <w:r>
        <w:rPr>
          <w:noProof/>
        </w:rPr>
        <mc:AlternateContent>
          <mc:Choice Requires="wps">
            <w:drawing>
              <wp:anchor distT="0" distB="0" distL="114300" distR="114300" simplePos="0" relativeHeight="251662336" behindDoc="1" locked="0" layoutInCell="1" allowOverlap="1" wp14:anchorId="10881814" wp14:editId="50106BF1">
                <wp:simplePos x="0" y="0"/>
                <wp:positionH relativeFrom="page">
                  <wp:posOffset>1588135</wp:posOffset>
                </wp:positionH>
                <wp:positionV relativeFrom="paragraph">
                  <wp:posOffset>549275</wp:posOffset>
                </wp:positionV>
                <wp:extent cx="2439035" cy="0"/>
                <wp:effectExtent l="6985" t="8255" r="11430" b="10795"/>
                <wp:wrapTopAndBottom/>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9035" cy="0"/>
                        </a:xfrm>
                        <a:prstGeom prst="line">
                          <a:avLst/>
                        </a:prstGeom>
                        <a:noFill/>
                        <a:ln w="6096">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125.05pt;margin-top:43.25pt;height:0pt;width:192.05pt;mso-position-horizontal-relative:page;mso-wrap-distance-bottom:0pt;mso-wrap-distance-top:0pt;z-index:-251654144;mso-width-relative:page;mso-height-relative:page;" filled="f" stroked="t" coordsize="21600,21600" o:gfxdata="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1LP2y2AAAAAkBAAAPAAAAAAAAAAEAIAAAACIAAABkcnMv&#10;ZG93bnJldi54bWxQSwECFAAUAAAACACHTuJA9zRZ9MoBAACfAwAADgAAAAAAAAABACAAAAAnAQAA&#10;ZHJzL2Uyb0RvYy54bWxQSwUGAAAAAAYABgBZAQAAYwUAAAAA&#10;">
                <v:fill on="f" focussize="0,0"/>
                <v:stroke weight="0.48pt" color="#000000" joinstyle="round"/>
                <v:imagedata o:title=""/>
                <o:lock v:ext="edit" aspectratio="f"/>
                <w10:wrap type="topAndBottom"/>
              </v:line>
            </w:pict>
          </mc:Fallback>
        </mc:AlternateContent>
      </w:r>
      <w:r>
        <w:rPr>
          <w:noProof/>
        </w:rPr>
        <mc:AlternateContent>
          <mc:Choice Requires="wps">
            <w:drawing>
              <wp:anchor distT="0" distB="0" distL="114300" distR="114300" simplePos="0" relativeHeight="251663360" behindDoc="1" locked="0" layoutInCell="1" allowOverlap="1" wp14:anchorId="2109CAA1" wp14:editId="0FAF404F">
                <wp:simplePos x="0" y="0"/>
                <wp:positionH relativeFrom="page">
                  <wp:posOffset>1588135</wp:posOffset>
                </wp:positionH>
                <wp:positionV relativeFrom="paragraph">
                  <wp:posOffset>724535</wp:posOffset>
                </wp:positionV>
                <wp:extent cx="2439035" cy="0"/>
                <wp:effectExtent l="6985" t="12065" r="11430" b="6985"/>
                <wp:wrapTopAndBottom/>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9035" cy="0"/>
                        </a:xfrm>
                        <a:prstGeom prst="line">
                          <a:avLst/>
                        </a:prstGeom>
                        <a:noFill/>
                        <a:ln w="6096">
                          <a:solidFill>
                            <a:srgbClr val="000000"/>
                          </a:solidFill>
                          <a:round/>
                        </a:ln>
                      </wps:spPr>
                      <wps:bodyPr/>
                    </wps:wsp>
                  </a:graphicData>
                </a:graphic>
              </wp:anchor>
            </w:drawing>
          </mc:Choice>
          <mc:Fallback xmlns:wpsCustomData="http://www.wps.cn/officeDocument/2013/wpsCustomData">
            <w:pict>
              <v:line id="Line 2" o:spid="_x0000_s1026" o:spt="20" style="position:absolute;left:0pt;margin-left:125.05pt;margin-top:57.05pt;height:0pt;width:192.05pt;mso-position-horizontal-relative:page;mso-wrap-distance-bottom:0pt;mso-wrap-distance-top:0pt;z-index:-251653120;mso-width-relative:page;mso-height-relative:page;" filled="f" stroked="t" coordsize="21600,21600" o:gfxdata="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q+Ra2QAAAAsBAAAPAAAAAAAAAAEAIAAAACIAAABkcnMv&#10;ZG93bnJldi54bWxQSwECFAAUAAAACACHTuJATvJI2ckBAACfAwAADgAAAAAAAAABACAAAAAoAQAA&#10;ZHJzL2Uyb0RvYy54bWxQSwUGAAAAAAYABgBZAQAAYwUAAAAA&#10;">
                <v:fill on="f" focussize="0,0"/>
                <v:stroke weight="0.48pt" color="#000000" joinstyle="round"/>
                <v:imagedata o:title=""/>
                <o:lock v:ext="edit" aspectratio="f"/>
                <w10:wrap type="topAndBottom"/>
              </v:line>
            </w:pict>
          </mc:Fallback>
        </mc:AlternateContent>
      </w:r>
    </w:p>
    <w:p w14:paraId="40403A4B" w14:textId="77777777" w:rsidR="001F2640" w:rsidRDefault="001F2640">
      <w:pPr>
        <w:pStyle w:val="BodyText"/>
        <w:spacing w:before="4"/>
      </w:pPr>
    </w:p>
    <w:p w14:paraId="7B0915D4" w14:textId="77777777" w:rsidR="001F2640" w:rsidRDefault="00000000">
      <w:pPr>
        <w:pStyle w:val="1"/>
        <w:numPr>
          <w:ilvl w:val="0"/>
          <w:numId w:val="1"/>
        </w:numPr>
        <w:tabs>
          <w:tab w:val="left" w:pos="961"/>
        </w:tabs>
        <w:spacing w:before="229" w:line="276" w:lineRule="auto"/>
        <w:ind w:right="481"/>
        <w:jc w:val="both"/>
        <w:rPr>
          <w:sz w:val="24"/>
          <w:szCs w:val="24"/>
        </w:rPr>
      </w:pPr>
      <w:r>
        <w:rPr>
          <w:b/>
          <w:sz w:val="24"/>
          <w:szCs w:val="24"/>
          <w:u w:val="thick"/>
        </w:rPr>
        <w:t>Confidentiality.</w:t>
      </w:r>
      <w:r>
        <w:rPr>
          <w:b/>
          <w:sz w:val="24"/>
          <w:szCs w:val="24"/>
        </w:rPr>
        <w:t xml:space="preserve"> </w:t>
      </w:r>
      <w:r>
        <w:rPr>
          <w:sz w:val="24"/>
          <w:szCs w:val="24"/>
        </w:rPr>
        <w:t>This existence of this Agreement is not confidential, but the Parties</w:t>
      </w:r>
      <w:r>
        <w:rPr>
          <w:spacing w:val="-36"/>
          <w:sz w:val="24"/>
          <w:szCs w:val="24"/>
        </w:rPr>
        <w:t xml:space="preserve"> </w:t>
      </w:r>
      <w:r>
        <w:rPr>
          <w:sz w:val="24"/>
          <w:szCs w:val="24"/>
        </w:rPr>
        <w:t>shall not disclose the terms and conditions of this Agreement to any third party without the prior written consent of the other Party, except as required by law or by governmental requirement or court order, provided that the disclosing Party shall promptly notify the other Party of such governmental requirement or court</w:t>
      </w:r>
      <w:r>
        <w:rPr>
          <w:spacing w:val="-11"/>
          <w:sz w:val="24"/>
          <w:szCs w:val="24"/>
        </w:rPr>
        <w:t xml:space="preserve"> </w:t>
      </w:r>
      <w:r>
        <w:rPr>
          <w:sz w:val="24"/>
          <w:szCs w:val="24"/>
        </w:rPr>
        <w:t>order. This provision shall survive the termination of this Agreement.</w:t>
      </w:r>
    </w:p>
    <w:p w14:paraId="26975AE8" w14:textId="77777777" w:rsidR="001F2640" w:rsidRDefault="001F2640">
      <w:pPr>
        <w:pStyle w:val="BodyText"/>
        <w:spacing w:before="8"/>
      </w:pPr>
    </w:p>
    <w:p w14:paraId="1787378C" w14:textId="77777777" w:rsidR="001F2640" w:rsidRDefault="00000000">
      <w:pPr>
        <w:pStyle w:val="1"/>
        <w:numPr>
          <w:ilvl w:val="0"/>
          <w:numId w:val="1"/>
        </w:numPr>
        <w:tabs>
          <w:tab w:val="left" w:pos="961"/>
        </w:tabs>
        <w:spacing w:before="1" w:line="276" w:lineRule="auto"/>
        <w:ind w:right="484"/>
        <w:jc w:val="both"/>
        <w:rPr>
          <w:sz w:val="24"/>
          <w:szCs w:val="24"/>
        </w:rPr>
      </w:pPr>
      <w:r>
        <w:rPr>
          <w:b/>
          <w:sz w:val="24"/>
          <w:szCs w:val="24"/>
          <w:u w:val="thick"/>
        </w:rPr>
        <w:t>Entire Agreement.</w:t>
      </w:r>
      <w:r>
        <w:rPr>
          <w:b/>
          <w:sz w:val="24"/>
          <w:szCs w:val="24"/>
        </w:rPr>
        <w:t xml:space="preserve"> </w:t>
      </w:r>
      <w:r>
        <w:rPr>
          <w:sz w:val="24"/>
          <w:szCs w:val="24"/>
        </w:rPr>
        <w:t xml:space="preserve">The Parties acknowledge reading a copy of this Agreement prior to executing the </w:t>
      </w:r>
      <w:proofErr w:type="gramStart"/>
      <w:r>
        <w:rPr>
          <w:sz w:val="24"/>
          <w:szCs w:val="24"/>
        </w:rPr>
        <w:t>Agreement, and</w:t>
      </w:r>
      <w:proofErr w:type="gramEnd"/>
      <w:r>
        <w:rPr>
          <w:sz w:val="24"/>
          <w:szCs w:val="24"/>
        </w:rPr>
        <w:t xml:space="preserve"> fully understand its contents. The Parties acknowledge that each has had the opportunity to have this Agreement reviewed by counsel of its</w:t>
      </w:r>
      <w:r>
        <w:rPr>
          <w:spacing w:val="-16"/>
          <w:sz w:val="24"/>
          <w:szCs w:val="24"/>
        </w:rPr>
        <w:t xml:space="preserve"> </w:t>
      </w:r>
      <w:r>
        <w:rPr>
          <w:sz w:val="24"/>
          <w:szCs w:val="24"/>
        </w:rPr>
        <w:t xml:space="preserve">choosing. The Parties acknowledge receipt of a copy of this </w:t>
      </w:r>
      <w:proofErr w:type="gramStart"/>
      <w:r>
        <w:rPr>
          <w:sz w:val="24"/>
          <w:szCs w:val="24"/>
        </w:rPr>
        <w:t>Agreement, and</w:t>
      </w:r>
      <w:proofErr w:type="gramEnd"/>
      <w:r>
        <w:rPr>
          <w:sz w:val="24"/>
          <w:szCs w:val="24"/>
        </w:rPr>
        <w:t xml:space="preserve"> agree that</w:t>
      </w:r>
      <w:r>
        <w:rPr>
          <w:spacing w:val="-9"/>
          <w:sz w:val="24"/>
          <w:szCs w:val="24"/>
        </w:rPr>
        <w:t xml:space="preserve"> </w:t>
      </w:r>
      <w:r>
        <w:rPr>
          <w:sz w:val="24"/>
          <w:szCs w:val="24"/>
        </w:rPr>
        <w:t>this Agreement represents the Parties’ entire agreement with respect to the confidentiality and competition involved in their business relationship and all other aspects of the subject matter hereof, superseding all prior agreements dealing with any of the subject matter of the Agreement whether written or oral. This Agreement may be amended or modified only by an agreement in writing signed by both Parties thereto.</w:t>
      </w:r>
    </w:p>
    <w:p w14:paraId="396AB15A" w14:textId="77777777" w:rsidR="001F2640" w:rsidRDefault="001F2640">
      <w:pPr>
        <w:pStyle w:val="1"/>
        <w:tabs>
          <w:tab w:val="left" w:pos="961"/>
        </w:tabs>
        <w:spacing w:before="1" w:line="276" w:lineRule="auto"/>
        <w:ind w:left="960" w:right="484" w:firstLine="0"/>
        <w:rPr>
          <w:sz w:val="24"/>
          <w:szCs w:val="24"/>
        </w:rPr>
      </w:pPr>
    </w:p>
    <w:p w14:paraId="4D22AC13" w14:textId="77777777" w:rsidR="001F2640" w:rsidRDefault="00000000">
      <w:pPr>
        <w:pStyle w:val="1"/>
        <w:numPr>
          <w:ilvl w:val="0"/>
          <w:numId w:val="1"/>
        </w:numPr>
        <w:tabs>
          <w:tab w:val="left" w:pos="961"/>
        </w:tabs>
        <w:spacing w:before="1" w:line="276" w:lineRule="auto"/>
        <w:ind w:right="484"/>
        <w:jc w:val="both"/>
        <w:rPr>
          <w:sz w:val="24"/>
          <w:szCs w:val="24"/>
        </w:rPr>
      </w:pPr>
      <w:r>
        <w:rPr>
          <w:b/>
          <w:bCs/>
          <w:sz w:val="24"/>
          <w:szCs w:val="24"/>
          <w:u w:val="single"/>
        </w:rPr>
        <w:t>Dispute Resolution.</w:t>
      </w:r>
      <w:r>
        <w:rPr>
          <w:sz w:val="24"/>
          <w:szCs w:val="24"/>
          <w:u w:val="single"/>
        </w:rPr>
        <w:t xml:space="preserve"> </w:t>
      </w:r>
      <w:r>
        <w:rPr>
          <w:sz w:val="24"/>
          <w:szCs w:val="24"/>
        </w:rPr>
        <w:t>The terms of this Agreement shall be governed by the laws of Hong Kong. Any dispute, controversy, difference or claim arising out of or relating to this contract, including the existence, validity, interpretation, performance, breach or termination thereof or any dispute regarding non-contractual obligations arising out of or relating to it shall be referred to and finally resolved by arbitration administered by the Hong Kong International Arbitration Centre (HKIAC) under the HKIAC Administered Arbitration Rules in force when the Notice of Arbitration is submitted. The seat of arbitration shall be Hong Kong. The number of arbitrators shall be one. The arbitration proceedings shall be conducted in English. The prevailing party in such arbitration shall be entitled to its costs and expenses associated with the arbitration, including attorneys’ fees.</w:t>
      </w:r>
    </w:p>
    <w:p w14:paraId="463041B3" w14:textId="77777777" w:rsidR="001F2640" w:rsidRDefault="001F2640">
      <w:pPr>
        <w:pStyle w:val="ListParagraph"/>
        <w:ind w:firstLine="480"/>
        <w:rPr>
          <w:sz w:val="24"/>
          <w:szCs w:val="24"/>
        </w:rPr>
      </w:pPr>
    </w:p>
    <w:p w14:paraId="44553FFA" w14:textId="77777777" w:rsidR="001F2640" w:rsidRDefault="00000000">
      <w:pPr>
        <w:pStyle w:val="1"/>
        <w:numPr>
          <w:ilvl w:val="0"/>
          <w:numId w:val="1"/>
        </w:numPr>
        <w:tabs>
          <w:tab w:val="left" w:pos="961"/>
        </w:tabs>
        <w:spacing w:before="1" w:line="276" w:lineRule="auto"/>
        <w:ind w:right="484"/>
        <w:jc w:val="both"/>
        <w:rPr>
          <w:sz w:val="24"/>
          <w:szCs w:val="24"/>
        </w:rPr>
      </w:pPr>
      <w:r>
        <w:rPr>
          <w:b/>
          <w:sz w:val="24"/>
          <w:szCs w:val="24"/>
          <w:u w:val="thick"/>
        </w:rPr>
        <w:lastRenderedPageBreak/>
        <w:t>Authorization.</w:t>
      </w:r>
      <w:r>
        <w:rPr>
          <w:b/>
          <w:sz w:val="24"/>
          <w:szCs w:val="24"/>
        </w:rPr>
        <w:t xml:space="preserve"> </w:t>
      </w:r>
      <w:r>
        <w:rPr>
          <w:sz w:val="24"/>
          <w:szCs w:val="24"/>
        </w:rPr>
        <w:t>The Parties hereto acknowledge and represent that the person</w:t>
      </w:r>
      <w:r>
        <w:rPr>
          <w:spacing w:val="-14"/>
          <w:sz w:val="24"/>
          <w:szCs w:val="24"/>
        </w:rPr>
        <w:t xml:space="preserve"> </w:t>
      </w:r>
      <w:r>
        <w:rPr>
          <w:sz w:val="24"/>
          <w:szCs w:val="24"/>
        </w:rPr>
        <w:t>executing this document on behalf of the business entity Parties hereto has full authority to do</w:t>
      </w:r>
      <w:r>
        <w:rPr>
          <w:spacing w:val="-29"/>
          <w:sz w:val="24"/>
          <w:szCs w:val="24"/>
        </w:rPr>
        <w:t xml:space="preserve"> </w:t>
      </w:r>
      <w:r>
        <w:rPr>
          <w:sz w:val="24"/>
          <w:szCs w:val="24"/>
        </w:rPr>
        <w:t>so, acts as a duly authorized representative of the entity for which he or she is signing, and has authority to bind said business entity to the terms of this Agreement.</w:t>
      </w:r>
    </w:p>
    <w:p w14:paraId="15842C65" w14:textId="77777777" w:rsidR="001F2640" w:rsidRDefault="001F2640">
      <w:pPr>
        <w:pStyle w:val="BodyText"/>
        <w:spacing w:before="8"/>
      </w:pPr>
    </w:p>
    <w:p w14:paraId="0AA7D89D" w14:textId="77777777" w:rsidR="001F2640" w:rsidRDefault="00000000">
      <w:pPr>
        <w:pStyle w:val="BodyText"/>
        <w:spacing w:before="1"/>
        <w:ind w:left="2581"/>
      </w:pPr>
      <w:r>
        <w:t>[SIGNATURES ON THE FOLLOWING PAGE]</w:t>
      </w:r>
    </w:p>
    <w:p w14:paraId="642DC22B" w14:textId="77777777" w:rsidR="001F2640" w:rsidRDefault="00000000">
      <w:pPr>
        <w:widowControl/>
        <w:autoSpaceDE/>
        <w:autoSpaceDN/>
        <w:rPr>
          <w:sz w:val="24"/>
          <w:szCs w:val="24"/>
        </w:rPr>
      </w:pPr>
      <w:r>
        <w:br w:type="page"/>
      </w:r>
    </w:p>
    <w:p w14:paraId="4A7EE23B" w14:textId="77777777" w:rsidR="001F2640" w:rsidRDefault="001F2640">
      <w:pPr>
        <w:pStyle w:val="BodyText"/>
        <w:spacing w:before="1"/>
        <w:ind w:left="2581"/>
      </w:pPr>
    </w:p>
    <w:p w14:paraId="00B9DFE2" w14:textId="77777777" w:rsidR="001F2640" w:rsidRDefault="00000000">
      <w:pPr>
        <w:pStyle w:val="BodyText"/>
        <w:spacing w:before="82" w:line="276" w:lineRule="auto"/>
        <w:ind w:left="240" w:right="630" w:firstLine="719"/>
      </w:pPr>
      <w:r>
        <w:t>IN WITNESS THEREOF, each of the Parties has caused this Agreement to be executed in duplicate originals by its duly authorized representative.</w:t>
      </w:r>
    </w:p>
    <w:p w14:paraId="75CE8A89" w14:textId="77777777" w:rsidR="001F2640" w:rsidRDefault="001F2640">
      <w:pPr>
        <w:pStyle w:val="BodyText"/>
        <w:spacing w:before="6" w:after="1"/>
      </w:pPr>
    </w:p>
    <w:tbl>
      <w:tblPr>
        <w:tblW w:w="0" w:type="auto"/>
        <w:tblInd w:w="118" w:type="dxa"/>
        <w:tblLayout w:type="fixed"/>
        <w:tblCellMar>
          <w:left w:w="0" w:type="dxa"/>
          <w:right w:w="0" w:type="dxa"/>
        </w:tblCellMar>
        <w:tblLook w:val="04A0" w:firstRow="1" w:lastRow="0" w:firstColumn="1" w:lastColumn="0" w:noHBand="0" w:noVBand="1"/>
      </w:tblPr>
      <w:tblGrid>
        <w:gridCol w:w="4715"/>
        <w:gridCol w:w="312"/>
        <w:gridCol w:w="4806"/>
      </w:tblGrid>
      <w:tr w:rsidR="001F2640" w14:paraId="04803580" w14:textId="77777777">
        <w:trPr>
          <w:trHeight w:val="605"/>
        </w:trPr>
        <w:tc>
          <w:tcPr>
            <w:tcW w:w="4715" w:type="dxa"/>
          </w:tcPr>
          <w:p w14:paraId="0FA594C6" w14:textId="77777777" w:rsidR="001F2640" w:rsidRDefault="00000000">
            <w:pPr>
              <w:pStyle w:val="TableParagraph"/>
              <w:spacing w:line="266" w:lineRule="exact"/>
              <w:rPr>
                <w:b/>
                <w:sz w:val="24"/>
                <w:szCs w:val="24"/>
              </w:rPr>
            </w:pPr>
            <w:r>
              <w:rPr>
                <w:b/>
                <w:sz w:val="24"/>
                <w:szCs w:val="24"/>
              </w:rPr>
              <w:t>LICENSOR</w:t>
            </w:r>
          </w:p>
          <w:p w14:paraId="5E491744" w14:textId="77777777" w:rsidR="001F2640" w:rsidRDefault="00000000">
            <w:pPr>
              <w:pStyle w:val="TableParagraph"/>
              <w:spacing w:before="38"/>
              <w:rPr>
                <w:rFonts w:eastAsia="SimSun"/>
                <w:sz w:val="24"/>
                <w:szCs w:val="24"/>
                <w:lang w:eastAsia="zh-CN"/>
              </w:rPr>
            </w:pPr>
            <w:proofErr w:type="spellStart"/>
            <w:r>
              <w:rPr>
                <w:rFonts w:eastAsia="SimSun" w:hint="eastAsia"/>
                <w:sz w:val="24"/>
                <w:szCs w:val="24"/>
                <w:lang w:eastAsia="zh-CN"/>
              </w:rPr>
              <w:t>Hytto</w:t>
            </w:r>
            <w:proofErr w:type="spellEnd"/>
            <w:r>
              <w:rPr>
                <w:rFonts w:eastAsia="SimSun" w:hint="eastAsia"/>
                <w:sz w:val="24"/>
                <w:szCs w:val="24"/>
                <w:lang w:eastAsia="zh-CN"/>
              </w:rPr>
              <w:t xml:space="preserve"> Pte</w:t>
            </w:r>
            <w:r>
              <w:rPr>
                <w:rFonts w:eastAsia="SimSun"/>
                <w:sz w:val="24"/>
                <w:szCs w:val="24"/>
                <w:lang w:eastAsia="zh-CN"/>
              </w:rPr>
              <w:t>. Ltd.</w:t>
            </w:r>
          </w:p>
          <w:p w14:paraId="350E7368" w14:textId="77777777" w:rsidR="001F2640" w:rsidRDefault="001F2640">
            <w:pPr>
              <w:pStyle w:val="TableParagraph"/>
              <w:spacing w:before="38"/>
              <w:rPr>
                <w:sz w:val="24"/>
                <w:szCs w:val="24"/>
              </w:rPr>
            </w:pPr>
          </w:p>
          <w:p w14:paraId="066E1F3F" w14:textId="77777777" w:rsidR="001F2640" w:rsidRDefault="00000000">
            <w:pPr>
              <w:pStyle w:val="TableParagraph"/>
              <w:spacing w:before="38"/>
              <w:rPr>
                <w:sz w:val="24"/>
                <w:szCs w:val="24"/>
              </w:rPr>
            </w:pPr>
            <w:r>
              <w:rPr>
                <w:sz w:val="24"/>
                <w:szCs w:val="24"/>
              </w:rPr>
              <w:t>______________________________________</w:t>
            </w:r>
          </w:p>
        </w:tc>
        <w:tc>
          <w:tcPr>
            <w:tcW w:w="312" w:type="dxa"/>
          </w:tcPr>
          <w:p w14:paraId="49B16BC8" w14:textId="77777777" w:rsidR="001F2640" w:rsidRDefault="001F2640">
            <w:pPr>
              <w:pStyle w:val="TableParagraph"/>
              <w:ind w:left="0"/>
              <w:rPr>
                <w:sz w:val="24"/>
                <w:szCs w:val="24"/>
              </w:rPr>
            </w:pPr>
          </w:p>
        </w:tc>
        <w:tc>
          <w:tcPr>
            <w:tcW w:w="4806" w:type="dxa"/>
          </w:tcPr>
          <w:p w14:paraId="3680C4D4" w14:textId="77777777" w:rsidR="001F2640" w:rsidRDefault="00000000">
            <w:pPr>
              <w:pStyle w:val="TableParagraph"/>
              <w:spacing w:line="266" w:lineRule="exact"/>
              <w:ind w:left="119"/>
              <w:rPr>
                <w:b/>
                <w:sz w:val="24"/>
                <w:szCs w:val="24"/>
              </w:rPr>
            </w:pPr>
            <w:r>
              <w:rPr>
                <w:b/>
                <w:sz w:val="24"/>
                <w:szCs w:val="24"/>
              </w:rPr>
              <w:t>LICENSEE</w:t>
            </w:r>
          </w:p>
          <w:p w14:paraId="050BC572" w14:textId="77777777" w:rsidR="001F2640" w:rsidRDefault="001F2640">
            <w:pPr>
              <w:pStyle w:val="TableParagraph"/>
              <w:spacing w:line="266" w:lineRule="exact"/>
              <w:ind w:left="119"/>
              <w:rPr>
                <w:b/>
                <w:sz w:val="24"/>
                <w:szCs w:val="24"/>
              </w:rPr>
            </w:pPr>
          </w:p>
          <w:p w14:paraId="2FA26462" w14:textId="77777777" w:rsidR="001F2640" w:rsidRDefault="001F2640">
            <w:pPr>
              <w:pStyle w:val="TableParagraph"/>
              <w:spacing w:line="266" w:lineRule="exact"/>
              <w:ind w:left="119"/>
              <w:rPr>
                <w:b/>
                <w:sz w:val="24"/>
                <w:szCs w:val="24"/>
              </w:rPr>
            </w:pPr>
          </w:p>
          <w:p w14:paraId="03F1BF66" w14:textId="77777777" w:rsidR="001F2640" w:rsidRDefault="001F2640">
            <w:pPr>
              <w:pStyle w:val="TableParagraph"/>
              <w:spacing w:line="266" w:lineRule="exact"/>
              <w:ind w:left="119"/>
              <w:rPr>
                <w:b/>
                <w:sz w:val="24"/>
                <w:szCs w:val="24"/>
              </w:rPr>
            </w:pPr>
          </w:p>
          <w:p w14:paraId="6C485D94" w14:textId="77777777" w:rsidR="001F2640" w:rsidRDefault="001F2640">
            <w:pPr>
              <w:pStyle w:val="TableParagraph"/>
              <w:spacing w:line="266" w:lineRule="exact"/>
              <w:ind w:left="119"/>
              <w:rPr>
                <w:b/>
                <w:sz w:val="24"/>
                <w:szCs w:val="24"/>
              </w:rPr>
            </w:pPr>
          </w:p>
          <w:p w14:paraId="2F3AF971" w14:textId="77777777" w:rsidR="001F2640" w:rsidRDefault="00000000">
            <w:pPr>
              <w:pStyle w:val="TableParagraph"/>
              <w:spacing w:line="266" w:lineRule="exact"/>
              <w:ind w:left="0"/>
              <w:rPr>
                <w:b/>
                <w:sz w:val="24"/>
                <w:szCs w:val="24"/>
              </w:rPr>
            </w:pPr>
            <w:r>
              <w:rPr>
                <w:b/>
                <w:sz w:val="24"/>
                <w:szCs w:val="24"/>
              </w:rPr>
              <w:t>________________________________________</w:t>
            </w:r>
          </w:p>
        </w:tc>
      </w:tr>
      <w:tr w:rsidR="001F2640" w14:paraId="0E0F5884" w14:textId="77777777">
        <w:trPr>
          <w:trHeight w:val="337"/>
        </w:trPr>
        <w:tc>
          <w:tcPr>
            <w:tcW w:w="4715" w:type="dxa"/>
            <w:tcBorders>
              <w:bottom w:val="single" w:sz="4" w:space="0" w:color="000000"/>
            </w:tcBorders>
          </w:tcPr>
          <w:p w14:paraId="459133FC" w14:textId="77777777" w:rsidR="001F2640" w:rsidRDefault="00000000">
            <w:pPr>
              <w:pStyle w:val="TableParagraph"/>
              <w:spacing w:before="15"/>
              <w:rPr>
                <w:sz w:val="24"/>
                <w:szCs w:val="24"/>
              </w:rPr>
            </w:pPr>
            <w:r>
              <w:rPr>
                <w:sz w:val="24"/>
                <w:szCs w:val="24"/>
              </w:rPr>
              <w:t>By:</w:t>
            </w:r>
          </w:p>
        </w:tc>
        <w:tc>
          <w:tcPr>
            <w:tcW w:w="312" w:type="dxa"/>
          </w:tcPr>
          <w:p w14:paraId="6E842522" w14:textId="77777777" w:rsidR="001F2640" w:rsidRDefault="001F2640">
            <w:pPr>
              <w:pStyle w:val="TableParagraph"/>
              <w:ind w:left="0"/>
              <w:rPr>
                <w:sz w:val="24"/>
                <w:szCs w:val="24"/>
              </w:rPr>
            </w:pPr>
          </w:p>
        </w:tc>
        <w:tc>
          <w:tcPr>
            <w:tcW w:w="4806" w:type="dxa"/>
            <w:tcBorders>
              <w:bottom w:val="single" w:sz="4" w:space="0" w:color="000000"/>
            </w:tcBorders>
          </w:tcPr>
          <w:p w14:paraId="5E917A58" w14:textId="77777777" w:rsidR="001F2640" w:rsidRDefault="00000000">
            <w:pPr>
              <w:pStyle w:val="TableParagraph"/>
              <w:spacing w:before="15"/>
              <w:ind w:left="119"/>
              <w:rPr>
                <w:sz w:val="24"/>
                <w:szCs w:val="24"/>
              </w:rPr>
            </w:pPr>
            <w:r>
              <w:rPr>
                <w:sz w:val="24"/>
                <w:szCs w:val="24"/>
              </w:rPr>
              <w:t>By:</w:t>
            </w:r>
          </w:p>
        </w:tc>
      </w:tr>
      <w:tr w:rsidR="001F2640" w14:paraId="6E8C6754" w14:textId="77777777">
        <w:trPr>
          <w:trHeight w:val="318"/>
        </w:trPr>
        <w:tc>
          <w:tcPr>
            <w:tcW w:w="4715" w:type="dxa"/>
            <w:tcBorders>
              <w:top w:val="single" w:sz="4" w:space="0" w:color="000000"/>
              <w:bottom w:val="single" w:sz="4" w:space="0" w:color="000000"/>
            </w:tcBorders>
          </w:tcPr>
          <w:p w14:paraId="7DC36B8F" w14:textId="77777777" w:rsidR="001F2640" w:rsidRDefault="00000000">
            <w:pPr>
              <w:pStyle w:val="TableParagraph"/>
              <w:spacing w:line="270" w:lineRule="exact"/>
              <w:rPr>
                <w:sz w:val="24"/>
                <w:szCs w:val="24"/>
              </w:rPr>
            </w:pPr>
            <w:r>
              <w:rPr>
                <w:sz w:val="24"/>
                <w:szCs w:val="24"/>
              </w:rPr>
              <w:t>Name:</w:t>
            </w:r>
          </w:p>
        </w:tc>
        <w:tc>
          <w:tcPr>
            <w:tcW w:w="312" w:type="dxa"/>
          </w:tcPr>
          <w:p w14:paraId="4D024236" w14:textId="77777777" w:rsidR="001F2640" w:rsidRDefault="001F2640">
            <w:pPr>
              <w:pStyle w:val="TableParagraph"/>
              <w:ind w:left="0"/>
              <w:rPr>
                <w:sz w:val="24"/>
                <w:szCs w:val="24"/>
              </w:rPr>
            </w:pPr>
          </w:p>
        </w:tc>
        <w:tc>
          <w:tcPr>
            <w:tcW w:w="4806" w:type="dxa"/>
            <w:tcBorders>
              <w:top w:val="single" w:sz="4" w:space="0" w:color="000000"/>
              <w:bottom w:val="single" w:sz="4" w:space="0" w:color="000000"/>
            </w:tcBorders>
          </w:tcPr>
          <w:p w14:paraId="6AB2F5CB" w14:textId="77777777" w:rsidR="001F2640" w:rsidRDefault="00000000">
            <w:pPr>
              <w:pStyle w:val="TableParagraph"/>
              <w:spacing w:line="270" w:lineRule="exact"/>
              <w:ind w:left="119"/>
              <w:rPr>
                <w:sz w:val="24"/>
                <w:szCs w:val="24"/>
              </w:rPr>
            </w:pPr>
            <w:r>
              <w:rPr>
                <w:sz w:val="24"/>
                <w:szCs w:val="24"/>
              </w:rPr>
              <w:t>Name:</w:t>
            </w:r>
          </w:p>
        </w:tc>
      </w:tr>
      <w:tr w:rsidR="001F2640" w14:paraId="3DD6574D" w14:textId="77777777">
        <w:trPr>
          <w:trHeight w:val="316"/>
        </w:trPr>
        <w:tc>
          <w:tcPr>
            <w:tcW w:w="4715" w:type="dxa"/>
            <w:tcBorders>
              <w:top w:val="single" w:sz="4" w:space="0" w:color="000000"/>
              <w:bottom w:val="single" w:sz="4" w:space="0" w:color="000000"/>
            </w:tcBorders>
          </w:tcPr>
          <w:p w14:paraId="1B64E1A7" w14:textId="77777777" w:rsidR="001F2640" w:rsidRDefault="00000000">
            <w:pPr>
              <w:pStyle w:val="TableParagraph"/>
              <w:spacing w:line="268" w:lineRule="exact"/>
              <w:rPr>
                <w:sz w:val="24"/>
                <w:szCs w:val="24"/>
              </w:rPr>
            </w:pPr>
            <w:r>
              <w:rPr>
                <w:sz w:val="24"/>
                <w:szCs w:val="24"/>
              </w:rPr>
              <w:t>Title:</w:t>
            </w:r>
          </w:p>
        </w:tc>
        <w:tc>
          <w:tcPr>
            <w:tcW w:w="312" w:type="dxa"/>
          </w:tcPr>
          <w:p w14:paraId="083178F2" w14:textId="77777777" w:rsidR="001F2640" w:rsidRDefault="001F2640">
            <w:pPr>
              <w:pStyle w:val="TableParagraph"/>
              <w:ind w:left="0"/>
              <w:rPr>
                <w:sz w:val="24"/>
                <w:szCs w:val="24"/>
              </w:rPr>
            </w:pPr>
          </w:p>
        </w:tc>
        <w:tc>
          <w:tcPr>
            <w:tcW w:w="4806" w:type="dxa"/>
            <w:tcBorders>
              <w:top w:val="single" w:sz="4" w:space="0" w:color="000000"/>
              <w:bottom w:val="single" w:sz="4" w:space="0" w:color="000000"/>
            </w:tcBorders>
          </w:tcPr>
          <w:p w14:paraId="6CF99502" w14:textId="77777777" w:rsidR="001F2640" w:rsidRDefault="00000000">
            <w:pPr>
              <w:pStyle w:val="TableParagraph"/>
              <w:spacing w:line="268" w:lineRule="exact"/>
              <w:ind w:left="119"/>
              <w:rPr>
                <w:sz w:val="24"/>
                <w:szCs w:val="24"/>
              </w:rPr>
            </w:pPr>
            <w:r>
              <w:rPr>
                <w:sz w:val="24"/>
                <w:szCs w:val="24"/>
              </w:rPr>
              <w:t>Title:</w:t>
            </w:r>
          </w:p>
        </w:tc>
      </w:tr>
      <w:tr w:rsidR="001F2640" w14:paraId="18ED0EC5" w14:textId="77777777">
        <w:trPr>
          <w:trHeight w:val="316"/>
        </w:trPr>
        <w:tc>
          <w:tcPr>
            <w:tcW w:w="4715" w:type="dxa"/>
            <w:tcBorders>
              <w:top w:val="single" w:sz="4" w:space="0" w:color="000000"/>
              <w:bottom w:val="single" w:sz="4" w:space="0" w:color="000000"/>
            </w:tcBorders>
          </w:tcPr>
          <w:p w14:paraId="62DFFC43" w14:textId="77777777" w:rsidR="001F2640" w:rsidRDefault="00000000">
            <w:pPr>
              <w:pStyle w:val="TableParagraph"/>
              <w:spacing w:line="270" w:lineRule="exact"/>
              <w:rPr>
                <w:sz w:val="24"/>
                <w:szCs w:val="24"/>
              </w:rPr>
            </w:pPr>
            <w:r>
              <w:rPr>
                <w:sz w:val="24"/>
                <w:szCs w:val="24"/>
              </w:rPr>
              <w:t>Date:</w:t>
            </w:r>
          </w:p>
        </w:tc>
        <w:tc>
          <w:tcPr>
            <w:tcW w:w="312" w:type="dxa"/>
          </w:tcPr>
          <w:p w14:paraId="45DD87A2" w14:textId="77777777" w:rsidR="001F2640" w:rsidRDefault="001F2640">
            <w:pPr>
              <w:pStyle w:val="TableParagraph"/>
              <w:ind w:left="0"/>
              <w:rPr>
                <w:sz w:val="24"/>
                <w:szCs w:val="24"/>
              </w:rPr>
            </w:pPr>
          </w:p>
        </w:tc>
        <w:tc>
          <w:tcPr>
            <w:tcW w:w="4806" w:type="dxa"/>
            <w:tcBorders>
              <w:top w:val="single" w:sz="4" w:space="0" w:color="000000"/>
              <w:bottom w:val="single" w:sz="4" w:space="0" w:color="000000"/>
            </w:tcBorders>
          </w:tcPr>
          <w:p w14:paraId="5EA91DE7" w14:textId="77777777" w:rsidR="001F2640" w:rsidRDefault="00000000">
            <w:pPr>
              <w:pStyle w:val="TableParagraph"/>
              <w:spacing w:line="270" w:lineRule="exact"/>
              <w:ind w:left="119"/>
              <w:rPr>
                <w:sz w:val="24"/>
                <w:szCs w:val="24"/>
              </w:rPr>
            </w:pPr>
            <w:r>
              <w:rPr>
                <w:sz w:val="24"/>
                <w:szCs w:val="24"/>
              </w:rPr>
              <w:t>Date:</w:t>
            </w:r>
          </w:p>
        </w:tc>
      </w:tr>
    </w:tbl>
    <w:p w14:paraId="595C6BF7" w14:textId="77777777" w:rsidR="001F2640" w:rsidRDefault="001F2640">
      <w:pPr>
        <w:spacing w:before="80"/>
        <w:ind w:left="3923" w:right="4057"/>
        <w:jc w:val="center"/>
        <w:rPr>
          <w:sz w:val="24"/>
          <w:szCs w:val="24"/>
        </w:rPr>
      </w:pPr>
    </w:p>
    <w:sectPr w:rsidR="001F2640">
      <w:headerReference w:type="default" r:id="rId9"/>
      <w:footerReference w:type="default" r:id="rId10"/>
      <w:pgSz w:w="12240" w:h="15840"/>
      <w:pgMar w:top="1260" w:right="980" w:bottom="1280" w:left="1200" w:header="708" w:footer="9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9FD9" w14:textId="77777777" w:rsidR="0097568D" w:rsidRDefault="0097568D">
      <w:r>
        <w:separator/>
      </w:r>
    </w:p>
  </w:endnote>
  <w:endnote w:type="continuationSeparator" w:id="0">
    <w:p w14:paraId="0C5FE0BE" w14:textId="77777777" w:rsidR="0097568D" w:rsidRDefault="00975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default"/>
    <w:sig w:usb0="00000000" w:usb1="00000000" w:usb2="00000001" w:usb3="00000000" w:csb0="400001BF" w:csb1="DFF7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9C02" w14:textId="77777777" w:rsidR="001F2640" w:rsidRDefault="00000000">
    <w:pPr>
      <w:pStyle w:val="BodyText"/>
      <w:spacing w:line="14" w:lineRule="auto"/>
      <w:rPr>
        <w:sz w:val="20"/>
      </w:rPr>
    </w:pPr>
    <w:r>
      <w:rPr>
        <w:noProof/>
        <w:lang w:eastAsia="zh-CN" w:bidi="ar-SA"/>
      </w:rPr>
      <w:drawing>
        <wp:anchor distT="0" distB="0" distL="0" distR="0" simplePos="0" relativeHeight="251659264" behindDoc="1" locked="0" layoutInCell="1" allowOverlap="1" wp14:anchorId="05EFC080" wp14:editId="59B890E4">
          <wp:simplePos x="0" y="0"/>
          <wp:positionH relativeFrom="page">
            <wp:posOffset>901700</wp:posOffset>
          </wp:positionH>
          <wp:positionV relativeFrom="page">
            <wp:posOffset>9419590</wp:posOffset>
          </wp:positionV>
          <wp:extent cx="1406525" cy="19494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 cstate="print"/>
                  <a:stretch>
                    <a:fillRect/>
                  </a:stretch>
                </pic:blipFill>
                <pic:spPr>
                  <a:xfrm>
                    <a:off x="0" y="0"/>
                    <a:ext cx="1406652" cy="195072"/>
                  </a:xfrm>
                  <a:prstGeom prst="rect">
                    <a:avLst/>
                  </a:prstGeom>
                </pic:spPr>
              </pic:pic>
            </a:graphicData>
          </a:graphic>
        </wp:anchor>
      </w:drawing>
    </w:r>
    <w:r>
      <w:rPr>
        <w:noProof/>
        <w:lang w:eastAsia="zh-CN" w:bidi="ar-SA"/>
      </w:rPr>
      <w:drawing>
        <wp:anchor distT="0" distB="0" distL="0" distR="0" simplePos="0" relativeHeight="251660288" behindDoc="1" locked="0" layoutInCell="1" allowOverlap="1" wp14:anchorId="189B62FB" wp14:editId="1C30FD18">
          <wp:simplePos x="0" y="0"/>
          <wp:positionH relativeFrom="page">
            <wp:posOffset>2517140</wp:posOffset>
          </wp:positionH>
          <wp:positionV relativeFrom="page">
            <wp:posOffset>9419590</wp:posOffset>
          </wp:positionV>
          <wp:extent cx="906780" cy="19494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2" cstate="print"/>
                  <a:stretch>
                    <a:fillRect/>
                  </a:stretch>
                </pic:blipFill>
                <pic:spPr>
                  <a:xfrm>
                    <a:off x="0" y="0"/>
                    <a:ext cx="906779" cy="195072"/>
                  </a:xfrm>
                  <a:prstGeom prst="rect">
                    <a:avLst/>
                  </a:prstGeom>
                </pic:spPr>
              </pic:pic>
            </a:graphicData>
          </a:graphic>
        </wp:anchor>
      </w:drawing>
    </w:r>
    <w:r>
      <w:rPr>
        <w:noProof/>
        <w:lang w:eastAsia="zh-CN" w:bidi="ar-SA"/>
      </w:rPr>
      <w:drawing>
        <wp:anchor distT="0" distB="0" distL="0" distR="0" simplePos="0" relativeHeight="251661312" behindDoc="1" locked="0" layoutInCell="1" allowOverlap="1" wp14:anchorId="1E6A4741" wp14:editId="6E3C51AA">
          <wp:simplePos x="0" y="0"/>
          <wp:positionH relativeFrom="page">
            <wp:posOffset>3606800</wp:posOffset>
          </wp:positionH>
          <wp:positionV relativeFrom="page">
            <wp:posOffset>9239885</wp:posOffset>
          </wp:positionV>
          <wp:extent cx="545465" cy="193675"/>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3" cstate="print"/>
                  <a:stretch>
                    <a:fillRect/>
                  </a:stretch>
                </pic:blipFill>
                <pic:spPr>
                  <a:xfrm>
                    <a:off x="0" y="0"/>
                    <a:ext cx="545591" cy="193547"/>
                  </a:xfrm>
                  <a:prstGeom prst="rect">
                    <a:avLst/>
                  </a:prstGeom>
                </pic:spPr>
              </pic:pic>
            </a:graphicData>
          </a:graphic>
        </wp:anchor>
      </w:drawing>
    </w:r>
    <w:r>
      <w:rPr>
        <w:noProof/>
      </w:rPr>
      <mc:AlternateContent>
        <mc:Choice Requires="wps">
          <w:drawing>
            <wp:anchor distT="0" distB="0" distL="114300" distR="114300" simplePos="0" relativeHeight="251662336" behindDoc="1" locked="0" layoutInCell="1" allowOverlap="1" wp14:anchorId="1B15EAC9" wp14:editId="32DCD672">
              <wp:simplePos x="0" y="0"/>
              <wp:positionH relativeFrom="page">
                <wp:posOffset>3608705</wp:posOffset>
              </wp:positionH>
              <wp:positionV relativeFrom="page">
                <wp:posOffset>9241790</wp:posOffset>
              </wp:positionV>
              <wp:extent cx="546100" cy="194310"/>
              <wp:effectExtent l="0" t="2540" r="0" b="3175"/>
              <wp:wrapNone/>
              <wp:docPr id="4" name="Text Box 3"/>
              <wp:cNvGraphicFramePr/>
              <a:graphic xmlns:a="http://schemas.openxmlformats.org/drawingml/2006/main">
                <a:graphicData uri="http://schemas.microsoft.com/office/word/2010/wordprocessingShape">
                  <wps:wsp>
                    <wps:cNvSpPr txBox="1"/>
                    <wps:spPr bwMode="auto">
                      <a:xfrm>
                        <a:off x="0" y="0"/>
                        <a:ext cx="546100" cy="194310"/>
                      </a:xfrm>
                      <a:prstGeom prst="rect">
                        <a:avLst/>
                      </a:prstGeom>
                      <a:noFill/>
                      <a:ln>
                        <a:noFill/>
                      </a:ln>
                    </wps:spPr>
                    <wps:txbx>
                      <w:txbxContent>
                        <w:p w14:paraId="278EBE26" w14:textId="77777777" w:rsidR="001F2640" w:rsidRDefault="00000000">
                          <w:pPr>
                            <w:pStyle w:val="BodyText"/>
                            <w:spacing w:before="10"/>
                            <w:ind w:left="40"/>
                          </w:pPr>
                          <w:r>
                            <w:fldChar w:fldCharType="begin"/>
                          </w:r>
                          <w:r>
                            <w:instrText xml:space="preserve"> PAGE </w:instrText>
                          </w:r>
                          <w:r>
                            <w:fldChar w:fldCharType="separate"/>
                          </w:r>
                          <w:r>
                            <w:t>2</w:t>
                          </w:r>
                          <w:r>
                            <w:fldChar w:fldCharType="end"/>
                          </w:r>
                          <w:r>
                            <w:t xml:space="preserve"> of 10</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3" o:spid="_x0000_s1026" o:spt="202" type="#_x0000_t202" style="position:absolute;left:0pt;margin-left:284.15pt;margin-top:727.7pt;height:15.3pt;width:43pt;mso-position-horizontal-relative:page;mso-position-vertical-relative:page;z-index:-251654144;mso-width-relative:page;mso-height-relative:page;" filled="f" stroked="f" coordsize="21600,21600" o:gfxdata="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jF6StoAAAAN&#10;AQAADwAAAAAAAAABACAAAAAiAAAAZHJzL2Rvd25yZXYueG1sUEsBAhQAFAAAAAgAh07iQNarMgjh&#10;AQAA0wMAAA4AAAAAAAAAAQAgAAAAKQEAAGRycy9lMm9Eb2MueG1sUEsFBgAAAAAGAAYAWQEAAHwF&#10;AAAAAA==&#10;">
              <v:fill on="f" focussize="0,0"/>
              <v:stroke on="f"/>
              <v:imagedata o:title=""/>
              <o:lock v:ext="edit" aspectratio="f"/>
              <v:textbox inset="0mm,0mm,0mm,0mm">
                <w:txbxContent>
                  <w:p w14:paraId="1FF822E6">
                    <w:pPr>
                      <w:pStyle w:val="4"/>
                      <w:spacing w:before="10"/>
                      <w:ind w:left="40"/>
                    </w:pPr>
                    <w:r>
                      <w:fldChar w:fldCharType="begin"/>
                    </w:r>
                    <w:r>
                      <w:instrText xml:space="preserve"> PAGE </w:instrText>
                    </w:r>
                    <w:r>
                      <w:fldChar w:fldCharType="separate"/>
                    </w:r>
                    <w:r>
                      <w:t>2</w:t>
                    </w:r>
                    <w:r>
                      <w:fldChar w:fldCharType="end"/>
                    </w:r>
                    <w:r>
                      <w:t xml:space="preserve"> of 10</w:t>
                    </w:r>
                  </w:p>
                </w:txbxContent>
              </v:textbox>
            </v:shape>
          </w:pict>
        </mc:Fallback>
      </mc:AlternateContent>
    </w:r>
    <w:r>
      <w:rPr>
        <w:noProof/>
      </w:rPr>
      <mc:AlternateContent>
        <mc:Choice Requires="wps">
          <w:drawing>
            <wp:anchor distT="0" distB="0" distL="114300" distR="114300" simplePos="0" relativeHeight="251663360" behindDoc="1" locked="0" layoutInCell="1" allowOverlap="1" wp14:anchorId="5D1B9A72" wp14:editId="0700E8C0">
              <wp:simplePos x="0" y="0"/>
              <wp:positionH relativeFrom="page">
                <wp:posOffset>901700</wp:posOffset>
              </wp:positionH>
              <wp:positionV relativeFrom="page">
                <wp:posOffset>9422130</wp:posOffset>
              </wp:positionV>
              <wp:extent cx="1442720" cy="194310"/>
              <wp:effectExtent l="0" t="1905" r="0" b="3810"/>
              <wp:wrapNone/>
              <wp:docPr id="2" name="Text Box 2"/>
              <wp:cNvGraphicFramePr/>
              <a:graphic xmlns:a="http://schemas.openxmlformats.org/drawingml/2006/main">
                <a:graphicData uri="http://schemas.microsoft.com/office/word/2010/wordprocessingShape">
                  <wps:wsp>
                    <wps:cNvSpPr txBox="1"/>
                    <wps:spPr bwMode="auto">
                      <a:xfrm>
                        <a:off x="0" y="0"/>
                        <a:ext cx="1442720" cy="194310"/>
                      </a:xfrm>
                      <a:prstGeom prst="rect">
                        <a:avLst/>
                      </a:prstGeom>
                      <a:noFill/>
                      <a:ln>
                        <a:noFill/>
                      </a:ln>
                    </wps:spPr>
                    <wps:txbx>
                      <w:txbxContent>
                        <w:p w14:paraId="61B85CD3" w14:textId="77777777" w:rsidR="001F2640" w:rsidRDefault="00000000">
                          <w:pPr>
                            <w:pStyle w:val="BodyText"/>
                            <w:tabs>
                              <w:tab w:val="left" w:pos="2251"/>
                            </w:tabs>
                            <w:spacing w:before="10"/>
                            <w:ind w:left="20"/>
                          </w:pPr>
                          <w:r>
                            <w:t xml:space="preserve">Initials  </w:t>
                          </w:r>
                          <w:r>
                            <w:rPr>
                              <w:u w:val="single"/>
                            </w:rPr>
                            <w:t xml:space="preserve"> </w:t>
                          </w:r>
                          <w:r>
                            <w:rPr>
                              <w:u w:val="single"/>
                            </w:rPr>
                            <w:tab/>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71pt;margin-top:741.9pt;height:15.3pt;width:113.6pt;mso-position-horizontal-relative:page;mso-position-vertical-relative:page;z-index:-251653120;mso-width-relative:page;mso-height-relative:page;" filled="f" stroked="f" coordsize="21600,21600" o:gfxdata="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Hteg72wAA&#10;AA0BAAAPAAAAAAAAAAEAIAAAACIAAABkcnMvZG93bnJldi54bWxQSwECFAAUAAAACACHTuJASsK4&#10;x+IBAADUAwAADgAAAAAAAAABACAAAAAqAQAAZHJzL2Uyb0RvYy54bWxQSwUGAAAAAAYABgBZAQAA&#10;fgUAAAAA&#10;">
              <v:fill on="f" focussize="0,0"/>
              <v:stroke on="f"/>
              <v:imagedata o:title=""/>
              <o:lock v:ext="edit" aspectratio="f"/>
              <v:textbox inset="0mm,0mm,0mm,0mm">
                <w:txbxContent>
                  <w:p w14:paraId="244E77C7">
                    <w:pPr>
                      <w:pStyle w:val="4"/>
                      <w:tabs>
                        <w:tab w:val="left" w:pos="2251"/>
                      </w:tabs>
                      <w:spacing w:before="10"/>
                      <w:ind w:left="20"/>
                    </w:pPr>
                    <w:r>
                      <w:t xml:space="preserve">Initials  </w:t>
                    </w:r>
                    <w:r>
                      <w:rPr>
                        <w:u w:val="single"/>
                      </w:rPr>
                      <w:t xml:space="preserve"> </w:t>
                    </w:r>
                    <w:r>
                      <w:rPr>
                        <w:u w:val="single"/>
                      </w:rPr>
                      <w:tab/>
                    </w:r>
                  </w:p>
                </w:txbxContent>
              </v:textbox>
            </v:shape>
          </w:pict>
        </mc:Fallback>
      </mc:AlternateContent>
    </w:r>
    <w:r>
      <w:rPr>
        <w:noProof/>
      </w:rPr>
      <mc:AlternateContent>
        <mc:Choice Requires="wps">
          <w:drawing>
            <wp:anchor distT="0" distB="0" distL="114300" distR="114300" simplePos="0" relativeHeight="251664384" behindDoc="1" locked="0" layoutInCell="1" allowOverlap="1" wp14:anchorId="48EDBF5A" wp14:editId="63D2C2F9">
              <wp:simplePos x="0" y="0"/>
              <wp:positionH relativeFrom="page">
                <wp:posOffset>2517140</wp:posOffset>
              </wp:positionH>
              <wp:positionV relativeFrom="page">
                <wp:posOffset>9422130</wp:posOffset>
              </wp:positionV>
              <wp:extent cx="941705" cy="194310"/>
              <wp:effectExtent l="2540" t="1905" r="0" b="3810"/>
              <wp:wrapNone/>
              <wp:docPr id="1" name="Text Box 1"/>
              <wp:cNvGraphicFramePr/>
              <a:graphic xmlns:a="http://schemas.openxmlformats.org/drawingml/2006/main">
                <a:graphicData uri="http://schemas.microsoft.com/office/word/2010/wordprocessingShape">
                  <wps:wsp>
                    <wps:cNvSpPr txBox="1"/>
                    <wps:spPr bwMode="auto">
                      <a:xfrm>
                        <a:off x="0" y="0"/>
                        <a:ext cx="941705" cy="194310"/>
                      </a:xfrm>
                      <a:prstGeom prst="rect">
                        <a:avLst/>
                      </a:prstGeom>
                      <a:noFill/>
                      <a:ln>
                        <a:noFill/>
                      </a:ln>
                    </wps:spPr>
                    <wps:txbx>
                      <w:txbxContent>
                        <w:p w14:paraId="0E25430D" w14:textId="77777777" w:rsidR="001F2640" w:rsidRDefault="00000000">
                          <w:pPr>
                            <w:pStyle w:val="BodyText"/>
                            <w:tabs>
                              <w:tab w:val="left" w:pos="1462"/>
                            </w:tabs>
                            <w:spacing w:before="10"/>
                            <w:ind w:left="20"/>
                          </w:pPr>
                          <w:r>
                            <w:rPr>
                              <w:u w:val="single"/>
                            </w:rPr>
                            <w:t xml:space="preserve"> </w:t>
                          </w:r>
                          <w:r>
                            <w:rPr>
                              <w:u w:val="single"/>
                            </w:rPr>
                            <w:tab/>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 o:spid="_x0000_s1026" o:spt="202" type="#_x0000_t202" style="position:absolute;left:0pt;margin-left:198.2pt;margin-top:741.9pt;height:15.3pt;width:74.15pt;mso-position-horizontal-relative:page;mso-position-vertical-relative:page;z-index:-251652096;mso-width-relative:page;mso-height-relative:page;" filled="f" stroked="f" coordsize="21600,21600" o:gfxdata="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m82RE2wAA&#10;AA0BAAAPAAAAAAAAAAEAIAAAACIAAABkcnMvZG93bnJldi54bWxQSwECFAAUAAAACACHTuJAveKr&#10;JeIBAADTAwAADgAAAAAAAAABACAAAAAqAQAAZHJzL2Uyb0RvYy54bWxQSwUGAAAAAAYABgBZAQAA&#10;fgUAAAAA&#10;">
              <v:fill on="f" focussize="0,0"/>
              <v:stroke on="f"/>
              <v:imagedata o:title=""/>
              <o:lock v:ext="edit" aspectratio="f"/>
              <v:textbox inset="0mm,0mm,0mm,0mm">
                <w:txbxContent>
                  <w:p w14:paraId="067FC150">
                    <w:pPr>
                      <w:pStyle w:val="4"/>
                      <w:tabs>
                        <w:tab w:val="left" w:pos="1462"/>
                      </w:tabs>
                      <w:spacing w:before="10"/>
                      <w:ind w:left="20"/>
                    </w:pPr>
                    <w:r>
                      <w:rPr>
                        <w:u w:val="single"/>
                      </w:rPr>
                      <w:t xml:space="preserve"> </w:t>
                    </w:r>
                    <w:r>
                      <w:rPr>
                        <w:u w:val="single"/>
                      </w:rPr>
                      <w:tab/>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714A" w14:textId="77777777" w:rsidR="0097568D" w:rsidRDefault="0097568D">
      <w:r>
        <w:separator/>
      </w:r>
    </w:p>
  </w:footnote>
  <w:footnote w:type="continuationSeparator" w:id="0">
    <w:p w14:paraId="79EF00B2" w14:textId="77777777" w:rsidR="0097568D" w:rsidRDefault="00975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2D45" w14:textId="77777777" w:rsidR="001F2640" w:rsidRDefault="00000000">
    <w:pPr>
      <w:spacing w:before="10"/>
      <w:ind w:left="20"/>
      <w:rPr>
        <w:sz w:val="20"/>
      </w:rPr>
    </w:pPr>
    <w:r>
      <w:rPr>
        <w:sz w:val="20"/>
      </w:rPr>
      <w:t>Attorney Docket No. 15-1120PK2_PMJJAW</w:t>
    </w:r>
  </w:p>
  <w:p w14:paraId="57419225" w14:textId="77777777" w:rsidR="001F2640" w:rsidRDefault="001F264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40E9"/>
    <w:multiLevelType w:val="multilevel"/>
    <w:tmpl w:val="1A0E40E9"/>
    <w:lvl w:ilvl="0">
      <w:start w:val="1"/>
      <w:numFmt w:val="decimal"/>
      <w:lvlText w:val="%1."/>
      <w:lvlJc w:val="left"/>
      <w:pPr>
        <w:ind w:left="960" w:hanging="360"/>
        <w:jc w:val="left"/>
      </w:pPr>
      <w:rPr>
        <w:rFonts w:hint="default"/>
        <w:spacing w:val="-15"/>
        <w:w w:val="99"/>
        <w:lang w:val="en-US" w:eastAsia="en-US" w:bidi="en-US"/>
      </w:rPr>
    </w:lvl>
    <w:lvl w:ilvl="1">
      <w:start w:val="1"/>
      <w:numFmt w:val="decimal"/>
      <w:lvlText w:val="%1.%2."/>
      <w:lvlJc w:val="left"/>
      <w:pPr>
        <w:ind w:left="1440" w:hanging="480"/>
        <w:jc w:val="left"/>
      </w:pPr>
      <w:rPr>
        <w:rFonts w:ascii="Times New Roman" w:eastAsia="Times New Roman" w:hAnsi="Times New Roman" w:cs="Times New Roman" w:hint="default"/>
        <w:b w:val="0"/>
        <w:bCs w:val="0"/>
        <w:spacing w:val="-6"/>
        <w:w w:val="99"/>
        <w:sz w:val="24"/>
        <w:szCs w:val="24"/>
        <w:lang w:val="en-US" w:eastAsia="en-US" w:bidi="en-US"/>
      </w:rPr>
    </w:lvl>
    <w:lvl w:ilvl="2">
      <w:start w:val="1"/>
      <w:numFmt w:val="lowerLetter"/>
      <w:lvlText w:val="%3)"/>
      <w:lvlJc w:val="left"/>
      <w:pPr>
        <w:ind w:left="2040" w:hanging="360"/>
        <w:jc w:val="left"/>
      </w:pPr>
      <w:rPr>
        <w:rFonts w:ascii="Times New Roman" w:eastAsia="Times New Roman" w:hAnsi="Times New Roman" w:cs="Times New Roman" w:hint="default"/>
        <w:spacing w:val="-9"/>
        <w:w w:val="99"/>
        <w:sz w:val="24"/>
        <w:szCs w:val="24"/>
        <w:lang w:val="en-US" w:eastAsia="en-US" w:bidi="en-US"/>
      </w:rPr>
    </w:lvl>
    <w:lvl w:ilvl="3">
      <w:start w:val="1"/>
      <w:numFmt w:val="lowerRoman"/>
      <w:lvlText w:val="%4."/>
      <w:lvlJc w:val="left"/>
      <w:pPr>
        <w:ind w:left="3121" w:hanging="488"/>
        <w:jc w:val="right"/>
      </w:pPr>
      <w:rPr>
        <w:rFonts w:ascii="Times New Roman" w:eastAsia="Times New Roman" w:hAnsi="Times New Roman" w:cs="Times New Roman" w:hint="default"/>
        <w:spacing w:val="-6"/>
        <w:w w:val="99"/>
        <w:sz w:val="24"/>
        <w:szCs w:val="24"/>
        <w:lang w:val="en-US" w:eastAsia="en-US" w:bidi="en-US"/>
      </w:rPr>
    </w:lvl>
    <w:lvl w:ilvl="4">
      <w:numFmt w:val="bullet"/>
      <w:lvlText w:val="•"/>
      <w:lvlJc w:val="left"/>
      <w:pPr>
        <w:ind w:left="4111" w:hanging="488"/>
      </w:pPr>
      <w:rPr>
        <w:rFonts w:hint="default"/>
        <w:lang w:val="en-US" w:eastAsia="en-US" w:bidi="en-US"/>
      </w:rPr>
    </w:lvl>
    <w:lvl w:ilvl="5">
      <w:numFmt w:val="bullet"/>
      <w:lvlText w:val="•"/>
      <w:lvlJc w:val="left"/>
      <w:pPr>
        <w:ind w:left="5102" w:hanging="488"/>
      </w:pPr>
      <w:rPr>
        <w:rFonts w:hint="default"/>
        <w:lang w:val="en-US" w:eastAsia="en-US" w:bidi="en-US"/>
      </w:rPr>
    </w:lvl>
    <w:lvl w:ilvl="6">
      <w:numFmt w:val="bullet"/>
      <w:lvlText w:val="•"/>
      <w:lvlJc w:val="left"/>
      <w:pPr>
        <w:ind w:left="6094" w:hanging="488"/>
      </w:pPr>
      <w:rPr>
        <w:rFonts w:hint="default"/>
        <w:lang w:val="en-US" w:eastAsia="en-US" w:bidi="en-US"/>
      </w:rPr>
    </w:lvl>
    <w:lvl w:ilvl="7">
      <w:numFmt w:val="bullet"/>
      <w:lvlText w:val="•"/>
      <w:lvlJc w:val="left"/>
      <w:pPr>
        <w:ind w:left="7085" w:hanging="488"/>
      </w:pPr>
      <w:rPr>
        <w:rFonts w:hint="default"/>
        <w:lang w:val="en-US" w:eastAsia="en-US" w:bidi="en-US"/>
      </w:rPr>
    </w:lvl>
    <w:lvl w:ilvl="8">
      <w:numFmt w:val="bullet"/>
      <w:lvlText w:val="•"/>
      <w:lvlJc w:val="left"/>
      <w:pPr>
        <w:ind w:left="8077" w:hanging="488"/>
      </w:pPr>
      <w:rPr>
        <w:rFonts w:hint="default"/>
        <w:lang w:val="en-US" w:eastAsia="en-US" w:bidi="en-US"/>
      </w:rPr>
    </w:lvl>
  </w:abstractNum>
  <w:num w:numId="1" w16cid:durableId="16123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924"/>
    <w:rsid w:val="00063448"/>
    <w:rsid w:val="000909CE"/>
    <w:rsid w:val="00096041"/>
    <w:rsid w:val="000C1AD3"/>
    <w:rsid w:val="000C6D52"/>
    <w:rsid w:val="000D12B2"/>
    <w:rsid w:val="000D4F05"/>
    <w:rsid w:val="000E169C"/>
    <w:rsid w:val="000E251D"/>
    <w:rsid w:val="000E3C63"/>
    <w:rsid w:val="00106A94"/>
    <w:rsid w:val="00144BFC"/>
    <w:rsid w:val="00182346"/>
    <w:rsid w:val="00187C6C"/>
    <w:rsid w:val="001A133F"/>
    <w:rsid w:val="001D7C4C"/>
    <w:rsid w:val="001E3105"/>
    <w:rsid w:val="001F2640"/>
    <w:rsid w:val="0021013E"/>
    <w:rsid w:val="00216234"/>
    <w:rsid w:val="00223A78"/>
    <w:rsid w:val="0025617E"/>
    <w:rsid w:val="0027743F"/>
    <w:rsid w:val="002D79CC"/>
    <w:rsid w:val="00305A87"/>
    <w:rsid w:val="00333B78"/>
    <w:rsid w:val="00333C30"/>
    <w:rsid w:val="00373F4F"/>
    <w:rsid w:val="0037783F"/>
    <w:rsid w:val="0038046F"/>
    <w:rsid w:val="003941E3"/>
    <w:rsid w:val="003B4142"/>
    <w:rsid w:val="003E3E57"/>
    <w:rsid w:val="003E51FF"/>
    <w:rsid w:val="003F367A"/>
    <w:rsid w:val="004259EE"/>
    <w:rsid w:val="00456C3B"/>
    <w:rsid w:val="00472CA7"/>
    <w:rsid w:val="00491208"/>
    <w:rsid w:val="004B5667"/>
    <w:rsid w:val="004C469C"/>
    <w:rsid w:val="004E369B"/>
    <w:rsid w:val="00507FB6"/>
    <w:rsid w:val="00527024"/>
    <w:rsid w:val="00536272"/>
    <w:rsid w:val="00567E45"/>
    <w:rsid w:val="0059758A"/>
    <w:rsid w:val="005F07B7"/>
    <w:rsid w:val="005F1B25"/>
    <w:rsid w:val="005F64E2"/>
    <w:rsid w:val="006036DB"/>
    <w:rsid w:val="00624DB6"/>
    <w:rsid w:val="00627BC3"/>
    <w:rsid w:val="00632DE9"/>
    <w:rsid w:val="00653A10"/>
    <w:rsid w:val="00691E8E"/>
    <w:rsid w:val="006F2924"/>
    <w:rsid w:val="0075478A"/>
    <w:rsid w:val="0075480D"/>
    <w:rsid w:val="007550B4"/>
    <w:rsid w:val="00786C84"/>
    <w:rsid w:val="0079266C"/>
    <w:rsid w:val="00795B0C"/>
    <w:rsid w:val="007B091E"/>
    <w:rsid w:val="007B2DB9"/>
    <w:rsid w:val="007C51BF"/>
    <w:rsid w:val="007D06E1"/>
    <w:rsid w:val="008031F6"/>
    <w:rsid w:val="008355FD"/>
    <w:rsid w:val="00836DD4"/>
    <w:rsid w:val="008A2F42"/>
    <w:rsid w:val="008A6AA5"/>
    <w:rsid w:val="008B73F7"/>
    <w:rsid w:val="009501B9"/>
    <w:rsid w:val="00953153"/>
    <w:rsid w:val="0097495C"/>
    <w:rsid w:val="0097568D"/>
    <w:rsid w:val="0099503D"/>
    <w:rsid w:val="009A642F"/>
    <w:rsid w:val="009B361D"/>
    <w:rsid w:val="00A403C6"/>
    <w:rsid w:val="00A458D8"/>
    <w:rsid w:val="00A50299"/>
    <w:rsid w:val="00A62DFC"/>
    <w:rsid w:val="00A809C7"/>
    <w:rsid w:val="00A900AE"/>
    <w:rsid w:val="00AF4407"/>
    <w:rsid w:val="00B01CF2"/>
    <w:rsid w:val="00B05567"/>
    <w:rsid w:val="00B06263"/>
    <w:rsid w:val="00B120E4"/>
    <w:rsid w:val="00B14716"/>
    <w:rsid w:val="00B16A72"/>
    <w:rsid w:val="00B25913"/>
    <w:rsid w:val="00B575DB"/>
    <w:rsid w:val="00B77392"/>
    <w:rsid w:val="00B816B7"/>
    <w:rsid w:val="00B92A32"/>
    <w:rsid w:val="00BB541E"/>
    <w:rsid w:val="00BE223C"/>
    <w:rsid w:val="00C17354"/>
    <w:rsid w:val="00C20117"/>
    <w:rsid w:val="00C77C6A"/>
    <w:rsid w:val="00C802C2"/>
    <w:rsid w:val="00CA5D1A"/>
    <w:rsid w:val="00CC25BD"/>
    <w:rsid w:val="00CF338C"/>
    <w:rsid w:val="00CF7CA1"/>
    <w:rsid w:val="00D1057E"/>
    <w:rsid w:val="00D16101"/>
    <w:rsid w:val="00D31BDD"/>
    <w:rsid w:val="00D73588"/>
    <w:rsid w:val="00D80D5F"/>
    <w:rsid w:val="00DC2647"/>
    <w:rsid w:val="00DF1709"/>
    <w:rsid w:val="00E33EDA"/>
    <w:rsid w:val="00E36AA1"/>
    <w:rsid w:val="00EA3E41"/>
    <w:rsid w:val="00EC6605"/>
    <w:rsid w:val="00F01E44"/>
    <w:rsid w:val="00F058C7"/>
    <w:rsid w:val="00FE6E34"/>
    <w:rsid w:val="05AD4FFA"/>
    <w:rsid w:val="191D6CD0"/>
    <w:rsid w:val="2358002E"/>
    <w:rsid w:val="26443120"/>
    <w:rsid w:val="2E104D6A"/>
    <w:rsid w:val="373A0C1E"/>
    <w:rsid w:val="3C3270E2"/>
    <w:rsid w:val="3EE4683C"/>
    <w:rsid w:val="42905452"/>
    <w:rsid w:val="429436DB"/>
    <w:rsid w:val="42A10B14"/>
    <w:rsid w:val="446E2F4E"/>
    <w:rsid w:val="4F1B4B8F"/>
    <w:rsid w:val="51216C22"/>
    <w:rsid w:val="5DBB4F45"/>
    <w:rsid w:val="703547FB"/>
    <w:rsid w:val="705F6A24"/>
    <w:rsid w:val="7A7E6443"/>
    <w:rsid w:val="7E9FF895"/>
    <w:rsid w:val="7F3F50CB"/>
    <w:rsid w:val="7FEA0AD5"/>
    <w:rsid w:val="93FEBA14"/>
    <w:rsid w:val="BDDF30EF"/>
    <w:rsid w:val="DD5E670E"/>
    <w:rsid w:val="FBFF5997"/>
    <w:rsid w:val="FF7F2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FDE879"/>
  <w15:docId w15:val="{DA1EC59D-49DE-7943-BFF5-434A70DE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en-US"/>
    </w:rPr>
  </w:style>
  <w:style w:type="paragraph" w:styleId="Heading1">
    <w:name w:val="heading 1"/>
    <w:basedOn w:val="Normal"/>
    <w:next w:val="Normal"/>
    <w:uiPriority w:val="1"/>
    <w:qFormat/>
    <w:pPr>
      <w:ind w:left="960" w:hanging="36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style>
  <w:style w:type="paragraph" w:styleId="BodyText">
    <w:name w:val="Body Text"/>
    <w:basedOn w:val="Normal"/>
    <w:uiPriority w:val="1"/>
    <w:qFormat/>
    <w:rPr>
      <w:sz w:val="24"/>
      <w:szCs w:val="24"/>
    </w:rPr>
  </w:style>
  <w:style w:type="paragraph" w:styleId="BalloonText">
    <w:name w:val="Balloon Text"/>
    <w:basedOn w:val="Normal"/>
    <w:link w:val="BalloonTextChar"/>
    <w:uiPriority w:val="99"/>
    <w:unhideWhenUsed/>
    <w:qFormat/>
    <w:rPr>
      <w:sz w:val="16"/>
      <w:szCs w:val="16"/>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qFormat/>
    <w:rPr>
      <w:b/>
      <w:bCs/>
    </w:rPr>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qFormat/>
    <w:rPr>
      <w:sz w:val="21"/>
      <w:szCs w:val="21"/>
    </w:rPr>
  </w:style>
  <w:style w:type="paragraph" w:customStyle="1" w:styleId="1">
    <w:name w:val="列表段落1"/>
    <w:basedOn w:val="Normal"/>
    <w:uiPriority w:val="1"/>
    <w:qFormat/>
    <w:pPr>
      <w:ind w:left="1440" w:hanging="360"/>
    </w:pPr>
  </w:style>
  <w:style w:type="paragraph" w:customStyle="1" w:styleId="TableParagraph">
    <w:name w:val="Table Paragraph"/>
    <w:basedOn w:val="Normal"/>
    <w:uiPriority w:val="1"/>
    <w:qFormat/>
    <w:pPr>
      <w:ind w:left="122"/>
    </w:pPr>
  </w:style>
  <w:style w:type="character" w:customStyle="1" w:styleId="HeaderChar">
    <w:name w:val="Header Char"/>
    <w:basedOn w:val="DefaultParagraphFont"/>
    <w:link w:val="Header"/>
    <w:uiPriority w:val="99"/>
    <w:qFormat/>
    <w:rPr>
      <w:rFonts w:ascii="Times New Roman" w:eastAsia="Times New Roman" w:hAnsi="Times New Roman" w:cs="Times New Roman"/>
      <w:sz w:val="18"/>
      <w:szCs w:val="18"/>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18"/>
      <w:szCs w:val="18"/>
      <w:lang w:bidi="en-US"/>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16"/>
      <w:szCs w:val="16"/>
      <w:lang w:bidi="en-US"/>
    </w:rPr>
  </w:style>
  <w:style w:type="paragraph" w:customStyle="1" w:styleId="Revision1">
    <w:name w:val="Revision1"/>
    <w:hidden/>
    <w:uiPriority w:val="99"/>
    <w:semiHidden/>
    <w:qFormat/>
    <w:rPr>
      <w:rFonts w:eastAsia="Times New Roman"/>
      <w:sz w:val="22"/>
      <w:szCs w:val="22"/>
      <w:lang w:val="en-US" w:eastAsia="en-US" w:bidi="en-US"/>
    </w:rPr>
  </w:style>
  <w:style w:type="paragraph" w:styleId="ListParagraph">
    <w:name w:val="List Paragraph"/>
    <w:basedOn w:val="Normal"/>
    <w:uiPriority w:val="99"/>
    <w:qFormat/>
    <w:pPr>
      <w:ind w:firstLineChars="200" w:firstLine="420"/>
    </w:p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2"/>
      <w:szCs w:val="22"/>
      <w:lang w:eastAsia="en-US" w:bidi="en-U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ris@lovens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2877</Words>
  <Characters>16403</Characters>
  <Application>Microsoft Office Word</Application>
  <DocSecurity>0</DocSecurity>
  <Lines>136</Lines>
  <Paragraphs>38</Paragraphs>
  <ScaleCrop>false</ScaleCrop>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Nicky Smith</cp:lastModifiedBy>
  <cp:revision>17</cp:revision>
  <cp:lastPrinted>2021-01-16T17:38:00Z</cp:lastPrinted>
  <dcterms:created xsi:type="dcterms:W3CDTF">2024-12-26T00:53:00Z</dcterms:created>
  <dcterms:modified xsi:type="dcterms:W3CDTF">2026-05-15T00:38:00Z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LastSaved">
    <vt:filetime>2019-08-06T00:00:00Z</vt:filetime>
  </property>
  <property fmtid="{D5CDD505-2E9C-101B-9397-08002B2CF9AE}" pid="4" name="KSOProductBuildVer">
    <vt:lpwstr>2052-12.1.0.25225</vt:lpwstr>
  </property>
  <property fmtid="{D5CDD505-2E9C-101B-9397-08002B2CF9AE}" pid="5" name="ICV">
    <vt:lpwstr>85DC9F1EED739E0C5AF76C672188A94B_42</vt:lpwstr>
  </property>
  <property fmtid="{D5CDD505-2E9C-101B-9397-08002B2CF9AE}" pid="6" name="KSOTemplateDocerSaveRecord">
    <vt:lpwstr>eyJoZGlkIjoiMTg3ZWRmNTZkNWZhNzI0YzhmYmE4ZDg0YzU5ODEzM2UiLCJ1c2VySWQiOiI0MjU2MzA3ODMifQ==</vt:lpwstr>
  </property>
</Properties>
</file>